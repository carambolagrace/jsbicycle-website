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F1C5A">
      <w:pPr>
        <w:adjustRightInd w:val="0"/>
        <w:snapToGrid w:val="0"/>
        <w:spacing w:line="480" w:lineRule="exact"/>
        <w:jc w:val="center"/>
        <w:rPr>
          <w:ins w:id="15" w:author="格格 刘" w:date="2024-07-16T16:21:00Z"/>
          <w:rFonts w:ascii="Times New Roman" w:hAnsi="Times New Roman" w:eastAsia="方正楷体_GBK"/>
          <w:color w:val="000000" w:themeColor="text1"/>
          <w:sz w:val="44"/>
          <w:szCs w:val="44"/>
          <w:rPrChange w:id="16" w:author="彭姐江苏协会五月无锡展十月南京" w:date="2024-07-18T11:20:50Z">
            <w:rPr>
              <w:ins w:id="17" w:author="格格 刘" w:date="2024-07-16T16:21:00Z"/>
              <w:rFonts w:ascii="Times New Roman" w:hAnsi="Times New Roman" w:eastAsia="方正楷体_GBK"/>
              <w:sz w:val="44"/>
              <w:szCs w:val="44"/>
            </w:rPr>
          </w:rPrChange>
          <w14:textFill>
            <w14:solidFill>
              <w14:schemeClr w14:val="tx1"/>
            </w14:solidFill>
          </w14:textFill>
        </w:rPr>
      </w:pPr>
      <w:ins w:id="18" w:author="格格 刘" w:date="2024-07-16T16:21:00Z">
        <w:r>
          <w:rPr>
            <w:rFonts w:ascii="方正楷体_GBK" w:hAnsi="Times New Roman" w:eastAsia="方正楷体_GBK"/>
            <w:color w:val="000000" w:themeColor="text1"/>
            <w:sz w:val="44"/>
            <w:szCs w:val="44"/>
            <w:rPrChange w:id="19" w:author="彭姐江苏协会五月无锡展十月南京" w:date="2024-07-18T11:20:50Z">
              <w:rPr>
                <w:rFonts w:ascii="方正楷体_GBK" w:hAnsi="Times New Roman" w:eastAsia="方正楷体_GBK"/>
                <w:sz w:val="44"/>
                <w:szCs w:val="44"/>
              </w:rPr>
            </w:rPrChange>
            <w14:textFill>
              <w14:solidFill>
                <w14:schemeClr w14:val="tx1"/>
              </w14:solidFill>
            </w14:textFill>
          </w:rPr>
          <w:t>江苏省自行车电动车协会章程</w:t>
        </w:r>
      </w:ins>
    </w:p>
    <w:p w14:paraId="46EE44AB">
      <w:pPr>
        <w:adjustRightInd w:val="0"/>
        <w:snapToGrid w:val="0"/>
        <w:spacing w:line="480" w:lineRule="exact"/>
        <w:jc w:val="center"/>
        <w:rPr>
          <w:ins w:id="20" w:author="格格 刘" w:date="2024-07-16T16:21:00Z"/>
          <w:del w:id="21" w:author="彭姐江苏协会五月无锡展十月南京" w:date="2025-04-08T13:02:40Z"/>
          <w:rFonts w:ascii="Times New Roman" w:hAnsi="Times New Roman" w:eastAsia="方正楷体_GBK"/>
          <w:color w:val="000000" w:themeColor="text1"/>
          <w:sz w:val="32"/>
          <w:szCs w:val="32"/>
          <w:rPrChange w:id="22" w:author="彭姐江苏协会五月无锡展十月南京" w:date="2024-07-18T11:20:50Z">
            <w:rPr>
              <w:ins w:id="23" w:author="格格 刘" w:date="2024-07-16T16:21:00Z"/>
              <w:del w:id="24" w:author="彭姐江苏协会五月无锡展十月南京" w:date="2025-04-08T13:02:40Z"/>
              <w:rFonts w:ascii="Times New Roman" w:hAnsi="Times New Roman" w:eastAsia="方正楷体_GBK"/>
              <w:sz w:val="32"/>
              <w:szCs w:val="32"/>
            </w:rPr>
          </w:rPrChange>
          <w14:textFill>
            <w14:solidFill>
              <w14:schemeClr w14:val="tx1"/>
            </w14:solidFill>
          </w14:textFill>
        </w:rPr>
      </w:pPr>
      <w:ins w:id="25" w:author="格格 刘" w:date="2024-07-16T16:21:00Z">
        <w:del w:id="26" w:author="彭姐江苏协会五月无锡展十月南京" w:date="2025-04-08T13:02:40Z">
          <w:r>
            <w:rPr>
              <w:rFonts w:ascii="方正楷体_GBK" w:hAnsi="Times New Roman" w:eastAsia="方正楷体_GBK"/>
              <w:color w:val="000000" w:themeColor="text1"/>
              <w:sz w:val="32"/>
              <w:szCs w:val="32"/>
              <w:rPrChange w:id="27" w:author="彭姐江苏协会五月无锡展十月南京" w:date="2024-07-18T11:20:50Z">
                <w:rPr>
                  <w:rFonts w:ascii="方正楷体_GBK" w:hAnsi="Times New Roman" w:eastAsia="方正楷体_GBK"/>
                  <w:sz w:val="32"/>
                  <w:szCs w:val="32"/>
                </w:rPr>
              </w:rPrChange>
              <w14:textFill>
                <w14:solidFill>
                  <w14:schemeClr w14:val="tx1"/>
                </w14:solidFill>
              </w14:textFill>
            </w:rPr>
            <w:delText>（审议稿）</w:delText>
          </w:r>
        </w:del>
      </w:ins>
    </w:p>
    <w:p w14:paraId="5A7A74EA">
      <w:pPr>
        <w:adjustRightInd w:val="0"/>
        <w:snapToGrid w:val="0"/>
        <w:spacing w:line="480" w:lineRule="exact"/>
        <w:ind w:firstLine="614" w:firstLineChars="192"/>
        <w:jc w:val="center"/>
        <w:rPr>
          <w:ins w:id="28" w:author="彭姐江苏协会五月无锡展十月南京" w:date="2025-04-08T13:02:42Z"/>
          <w:rFonts w:hint="eastAsia" w:ascii="方正楷体_GBK" w:hAnsi="Times New Roman" w:eastAsia="方正楷体_GBK"/>
          <w:color w:val="000000" w:themeColor="text1"/>
          <w:sz w:val="32"/>
          <w:szCs w:val="32"/>
          <w:lang w:val="en-US" w:eastAsia="zh-CN"/>
          <w14:textFill>
            <w14:solidFill>
              <w14:schemeClr w14:val="tx1"/>
            </w14:solidFill>
          </w14:textFill>
        </w:rPr>
      </w:pPr>
      <w:ins w:id="29" w:author="彭姐江苏协会五月无锡展十月南京" w:date="2025-04-08T13:02:40Z">
        <w:r>
          <w:rPr>
            <w:rFonts w:hint="eastAsia" w:ascii="方正楷体_GBK" w:hAnsi="Times New Roman" w:eastAsia="方正楷体_GBK"/>
            <w:color w:val="000000" w:themeColor="text1"/>
            <w:sz w:val="32"/>
            <w:szCs w:val="32"/>
            <w:lang w:eastAsia="zh-CN"/>
            <w14:textFill>
              <w14:solidFill>
                <w14:schemeClr w14:val="tx1"/>
              </w14:solidFill>
            </w14:textFill>
          </w:rPr>
          <w:t xml:space="preserve"> </w:t>
        </w:r>
      </w:ins>
      <w:ins w:id="30" w:author="彭姐江苏协会五月无锡展十月南京" w:date="2025-04-08T13:02:41Z">
        <w:r>
          <w:rPr>
            <w:rFonts w:hint="eastAsia" w:ascii="方正楷体_GBK" w:hAnsi="Times New Roman" w:eastAsia="方正楷体_GBK"/>
            <w:color w:val="000000" w:themeColor="text1"/>
            <w:sz w:val="32"/>
            <w:szCs w:val="32"/>
            <w:lang w:val="en-US" w:eastAsia="zh-CN"/>
            <w14:textFill>
              <w14:solidFill>
                <w14:schemeClr w14:val="tx1"/>
              </w14:solidFill>
            </w14:textFill>
          </w:rPr>
          <w:t xml:space="preserve"> </w:t>
        </w:r>
      </w:ins>
    </w:p>
    <w:p w14:paraId="5B830F9B">
      <w:pPr>
        <w:adjustRightInd w:val="0"/>
        <w:snapToGrid w:val="0"/>
        <w:spacing w:line="480" w:lineRule="exact"/>
        <w:ind w:firstLine="614" w:firstLineChars="192"/>
        <w:jc w:val="center"/>
        <w:rPr>
          <w:ins w:id="31" w:author="格格 刘" w:date="2024-07-16T16:21:00Z"/>
          <w:rFonts w:ascii="Times New Roman" w:hAnsi="Times New Roman" w:eastAsia="方正楷体_GBK"/>
          <w:color w:val="000000" w:themeColor="text1"/>
          <w:sz w:val="32"/>
          <w:szCs w:val="32"/>
          <w:rPrChange w:id="32" w:author="彭姐江苏协会五月无锡展十月南京" w:date="2024-07-18T11:20:50Z">
            <w:rPr>
              <w:ins w:id="33" w:author="格格 刘" w:date="2024-07-16T16:21:00Z"/>
              <w:rFonts w:ascii="Times New Roman" w:hAnsi="Times New Roman" w:eastAsia="方正楷体_GBK"/>
              <w:sz w:val="32"/>
              <w:szCs w:val="32"/>
            </w:rPr>
          </w:rPrChange>
          <w14:textFill>
            <w14:solidFill>
              <w14:schemeClr w14:val="tx1"/>
            </w14:solidFill>
          </w14:textFill>
        </w:rPr>
      </w:pPr>
      <w:ins w:id="34" w:author="格格 刘" w:date="2024-07-16T16:21:00Z">
        <w:r>
          <w:rPr>
            <w:rFonts w:ascii="Times New Roman" w:hAnsi="Times New Roman" w:eastAsia="方正楷体_GBK"/>
            <w:color w:val="000000" w:themeColor="text1"/>
            <w:sz w:val="32"/>
            <w:szCs w:val="32"/>
            <w:rPrChange w:id="35" w:author="彭姐江苏协会五月无锡展十月南京" w:date="2024-07-18T11:20:50Z">
              <w:rPr>
                <w:rFonts w:ascii="Times New Roman" w:hAnsi="Times New Roman" w:eastAsia="方正楷体_GBK"/>
                <w:sz w:val="32"/>
                <w:szCs w:val="32"/>
              </w:rPr>
            </w:rPrChange>
            <w14:textFill>
              <w14:solidFill>
                <w14:schemeClr w14:val="tx1"/>
              </w14:solidFill>
            </w14:textFill>
          </w:rPr>
          <w:t xml:space="preserve"> </w:t>
        </w:r>
      </w:ins>
    </w:p>
    <w:p w14:paraId="1AA78F9D">
      <w:pPr>
        <w:snapToGrid w:val="0"/>
        <w:spacing w:line="480" w:lineRule="exact"/>
        <w:jc w:val="center"/>
        <w:rPr>
          <w:ins w:id="36" w:author="格格 刘" w:date="2024-07-16T16:21:00Z"/>
          <w:rFonts w:hint="eastAsia" w:ascii="方正仿宋_GBK" w:hAnsi="方正仿宋_GBK" w:eastAsia="方正仿宋_GBK" w:cs="方正仿宋_GBK"/>
          <w:b/>
          <w:bCs/>
          <w:color w:val="000000" w:themeColor="text1"/>
          <w:sz w:val="32"/>
          <w:szCs w:val="32"/>
          <w:rPrChange w:id="37" w:author="彭姐江苏协会五月无锡展十月南京" w:date="2024-07-18T11:35:35Z">
            <w:rPr>
              <w:ins w:id="38" w:author="格格 刘" w:date="2024-07-16T16:21:00Z"/>
              <w:rFonts w:ascii="Times New Roman" w:hAnsi="Times New Roman" w:eastAsia="方正黑体_GBK"/>
              <w:sz w:val="32"/>
              <w:szCs w:val="32"/>
            </w:rPr>
          </w:rPrChange>
          <w14:textFill>
            <w14:solidFill>
              <w14:schemeClr w14:val="tx1"/>
            </w14:solidFill>
          </w14:textFill>
        </w:rPr>
      </w:pPr>
      <w:ins w:id="39" w:author="格格 刘" w:date="2024-07-16T16:21:00Z">
        <w:r>
          <w:rPr>
            <w:rFonts w:hint="eastAsia" w:ascii="方正仿宋_GBK" w:hAnsi="方正仿宋_GBK" w:eastAsia="方正仿宋_GBK" w:cs="方正仿宋_GBK"/>
            <w:b/>
            <w:bCs/>
            <w:color w:val="000000" w:themeColor="text1"/>
            <w:sz w:val="32"/>
            <w:szCs w:val="32"/>
            <w:rPrChange w:id="40" w:author="彭姐江苏协会五月无锡展十月南京" w:date="2024-07-18T11:35:35Z">
              <w:rPr>
                <w:rFonts w:ascii="方正黑体_GBK" w:hAnsi="Times New Roman" w:eastAsia="方正黑体_GBK"/>
                <w:sz w:val="32"/>
                <w:szCs w:val="32"/>
              </w:rPr>
            </w:rPrChange>
            <w14:textFill>
              <w14:solidFill>
                <w14:schemeClr w14:val="tx1"/>
              </w14:solidFill>
            </w14:textFill>
          </w:rPr>
          <w:t>第一章</w:t>
        </w:r>
      </w:ins>
      <w:ins w:id="41" w:author="格格 刘" w:date="2024-07-16T16:21:00Z">
        <w:r>
          <w:rPr>
            <w:rFonts w:hint="eastAsia" w:ascii="方正仿宋_GBK" w:hAnsi="方正仿宋_GBK" w:eastAsia="方正仿宋_GBK" w:cs="方正仿宋_GBK"/>
            <w:b/>
            <w:bCs/>
            <w:color w:val="000000" w:themeColor="text1"/>
            <w:sz w:val="32"/>
            <w:szCs w:val="32"/>
            <w:rPrChange w:id="42" w:author="彭姐江苏协会五月无锡展十月南京" w:date="2024-07-18T11:35:35Z">
              <w:rPr>
                <w:rFonts w:ascii="Times New Roman" w:hAnsi="Times New Roman" w:eastAsia="方正黑体_GBK"/>
                <w:sz w:val="32"/>
                <w:szCs w:val="32"/>
              </w:rPr>
            </w:rPrChange>
            <w14:textFill>
              <w14:solidFill>
                <w14:schemeClr w14:val="tx1"/>
              </w14:solidFill>
            </w14:textFill>
          </w:rPr>
          <w:t xml:space="preserve">  </w:t>
        </w:r>
      </w:ins>
      <w:ins w:id="43" w:author="格格 刘" w:date="2024-07-16T16:21:00Z">
        <w:r>
          <w:rPr>
            <w:rFonts w:hint="eastAsia" w:ascii="方正仿宋_GBK" w:hAnsi="方正仿宋_GBK" w:eastAsia="方正仿宋_GBK" w:cs="方正仿宋_GBK"/>
            <w:b/>
            <w:bCs/>
            <w:color w:val="000000" w:themeColor="text1"/>
            <w:sz w:val="32"/>
            <w:szCs w:val="32"/>
            <w:rPrChange w:id="44" w:author="彭姐江苏协会五月无锡展十月南京" w:date="2024-07-18T11:35:35Z">
              <w:rPr>
                <w:rFonts w:ascii="方正黑体_GBK" w:hAnsi="Times New Roman" w:eastAsia="方正黑体_GBK"/>
                <w:sz w:val="32"/>
                <w:szCs w:val="32"/>
              </w:rPr>
            </w:rPrChange>
            <w14:textFill>
              <w14:solidFill>
                <w14:schemeClr w14:val="tx1"/>
              </w14:solidFill>
            </w14:textFill>
          </w:rPr>
          <w:t>总</w:t>
        </w:r>
      </w:ins>
      <w:ins w:id="45" w:author="格格 刘" w:date="2024-07-16T16:21:00Z">
        <w:r>
          <w:rPr>
            <w:rFonts w:hint="eastAsia" w:ascii="方正仿宋_GBK" w:hAnsi="方正仿宋_GBK" w:eastAsia="方正仿宋_GBK" w:cs="方正仿宋_GBK"/>
            <w:b/>
            <w:bCs/>
            <w:color w:val="000000" w:themeColor="text1"/>
            <w:sz w:val="32"/>
            <w:szCs w:val="32"/>
            <w:rPrChange w:id="46" w:author="彭姐江苏协会五月无锡展十月南京" w:date="2024-07-18T11:35:35Z">
              <w:rPr>
                <w:rFonts w:ascii="Times New Roman" w:hAnsi="Times New Roman" w:eastAsia="方正黑体_GBK"/>
                <w:sz w:val="32"/>
                <w:szCs w:val="32"/>
              </w:rPr>
            </w:rPrChange>
            <w14:textFill>
              <w14:solidFill>
                <w14:schemeClr w14:val="tx1"/>
              </w14:solidFill>
            </w14:textFill>
          </w:rPr>
          <w:t xml:space="preserve">  </w:t>
        </w:r>
      </w:ins>
      <w:ins w:id="47" w:author="格格 刘" w:date="2024-07-16T16:21:00Z">
        <w:r>
          <w:rPr>
            <w:rFonts w:hint="eastAsia" w:ascii="方正仿宋_GBK" w:hAnsi="方正仿宋_GBK" w:eastAsia="方正仿宋_GBK" w:cs="方正仿宋_GBK"/>
            <w:b/>
            <w:bCs/>
            <w:color w:val="000000" w:themeColor="text1"/>
            <w:sz w:val="32"/>
            <w:szCs w:val="32"/>
            <w:rPrChange w:id="48" w:author="彭姐江苏协会五月无锡展十月南京" w:date="2024-07-18T11:35:35Z">
              <w:rPr>
                <w:rFonts w:ascii="方正黑体_GBK" w:hAnsi="Times New Roman" w:eastAsia="方正黑体_GBK"/>
                <w:sz w:val="32"/>
                <w:szCs w:val="32"/>
              </w:rPr>
            </w:rPrChange>
            <w14:textFill>
              <w14:solidFill>
                <w14:schemeClr w14:val="tx1"/>
              </w14:solidFill>
            </w14:textFill>
          </w:rPr>
          <w:t>则</w:t>
        </w:r>
      </w:ins>
    </w:p>
    <w:p w14:paraId="4F5B02DF">
      <w:pPr>
        <w:autoSpaceDE w:val="0"/>
        <w:adjustRightInd w:val="0"/>
        <w:snapToGrid w:val="0"/>
        <w:spacing w:line="480" w:lineRule="exact"/>
        <w:ind w:firstLine="640" w:firstLineChars="200"/>
        <w:jc w:val="left"/>
        <w:rPr>
          <w:ins w:id="49" w:author="格格 刘" w:date="2024-07-16T16:21:00Z"/>
          <w:rFonts w:hint="eastAsia" w:ascii="方正仿宋_GBK" w:hAnsi="方正仿宋_GBK" w:eastAsia="方正仿宋_GBK" w:cs="方正仿宋_GBK"/>
          <w:color w:val="000000" w:themeColor="text1"/>
          <w:sz w:val="32"/>
          <w:szCs w:val="32"/>
          <w:rPrChange w:id="50" w:author="彭姐江苏协会五月无锡展十月南京" w:date="2024-07-18T11:35:29Z">
            <w:rPr>
              <w:ins w:id="51" w:author="格格 刘" w:date="2024-07-16T16:21:00Z"/>
              <w:rFonts w:ascii="黑体" w:hAnsi="黑体" w:eastAsia="黑体"/>
              <w:sz w:val="32"/>
              <w:szCs w:val="32"/>
            </w:rPr>
          </w:rPrChange>
          <w14:textFill>
            <w14:solidFill>
              <w14:schemeClr w14:val="tx1"/>
            </w14:solidFill>
          </w14:textFill>
        </w:rPr>
      </w:pPr>
      <w:ins w:id="52" w:author="格格 刘" w:date="2024-07-16T16:21:00Z">
        <w:r>
          <w:rPr>
            <w:rFonts w:hint="eastAsia" w:ascii="方正仿宋_GBK" w:hAnsi="方正仿宋_GBK" w:eastAsia="方正仿宋_GBK" w:cs="方正仿宋_GBK"/>
            <w:b/>
            <w:bCs/>
            <w:color w:val="000000" w:themeColor="text1"/>
            <w:sz w:val="32"/>
            <w:szCs w:val="32"/>
            <w:rPrChange w:id="53" w:author="彭姐江苏协会五月无锡展十月南京" w:date="2024-07-18T11:35:37Z">
              <w:rPr>
                <w:rFonts w:hint="eastAsia" w:ascii="黑体" w:hAnsi="黑体" w:eastAsia="黑体"/>
                <w:sz w:val="32"/>
                <w:szCs w:val="32"/>
              </w:rPr>
            </w:rPrChange>
            <w14:textFill>
              <w14:solidFill>
                <w14:schemeClr w14:val="tx1"/>
              </w14:solidFill>
            </w14:textFill>
          </w:rPr>
          <w:t>第一条</w:t>
        </w:r>
      </w:ins>
      <w:ins w:id="54" w:author="格格 刘" w:date="2024-07-16T16:21:00Z">
        <w:r>
          <w:rPr>
            <w:rFonts w:hint="eastAsia" w:ascii="方正仿宋_GBK" w:hAnsi="方正仿宋_GBK" w:eastAsia="方正仿宋_GBK" w:cs="方正仿宋_GBK"/>
            <w:color w:val="000000" w:themeColor="text1"/>
            <w:sz w:val="32"/>
            <w:szCs w:val="32"/>
            <w:rPrChange w:id="55"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本团体的名称是江苏省自行车电动车协会（英文名称：JIANGSU BICYCLE&amp;ELECTRIC VEHICLE  ASSOCIATION 简称：JSBEVA） 。以下简称本会。</w:t>
        </w:r>
      </w:ins>
    </w:p>
    <w:p w14:paraId="7E6EB27D">
      <w:pPr>
        <w:autoSpaceDE w:val="0"/>
        <w:adjustRightInd w:val="0"/>
        <w:snapToGrid w:val="0"/>
        <w:spacing w:line="480" w:lineRule="exact"/>
        <w:ind w:firstLine="640" w:firstLineChars="200"/>
        <w:jc w:val="left"/>
        <w:rPr>
          <w:ins w:id="56" w:author="格格 刘" w:date="2024-07-16T16:21:00Z"/>
          <w:rFonts w:hint="eastAsia" w:ascii="方正仿宋_GBK" w:hAnsi="方正仿宋_GBK" w:eastAsia="方正仿宋_GBK" w:cs="方正仿宋_GBK"/>
          <w:color w:val="000000" w:themeColor="text1"/>
          <w:sz w:val="32"/>
          <w:szCs w:val="32"/>
          <w:rPrChange w:id="57" w:author="彭姐江苏协会五月无锡展十月南京" w:date="2024-07-18T11:35:29Z">
            <w:rPr>
              <w:ins w:id="58" w:author="格格 刘" w:date="2024-07-16T16:21:00Z"/>
              <w:rFonts w:ascii="黑体" w:hAnsi="黑体" w:eastAsia="黑体"/>
              <w:sz w:val="32"/>
              <w:szCs w:val="32"/>
            </w:rPr>
          </w:rPrChange>
          <w14:textFill>
            <w14:solidFill>
              <w14:schemeClr w14:val="tx1"/>
            </w14:solidFill>
          </w14:textFill>
        </w:rPr>
      </w:pPr>
      <w:ins w:id="59" w:author="格格 刘" w:date="2024-07-16T16:21:00Z">
        <w:r>
          <w:rPr>
            <w:rFonts w:hint="eastAsia" w:ascii="方正仿宋_GBK" w:hAnsi="方正仿宋_GBK" w:eastAsia="方正仿宋_GBK" w:cs="方正仿宋_GBK"/>
            <w:b/>
            <w:bCs/>
            <w:color w:val="000000" w:themeColor="text1"/>
            <w:sz w:val="32"/>
            <w:szCs w:val="32"/>
            <w:rPrChange w:id="60" w:author="彭姐江苏协会五月无锡展十月南京" w:date="2024-07-18T11:35:41Z">
              <w:rPr>
                <w:rFonts w:hint="eastAsia" w:ascii="黑体" w:hAnsi="黑体" w:eastAsia="黑体"/>
                <w:sz w:val="32"/>
                <w:szCs w:val="32"/>
              </w:rPr>
            </w:rPrChange>
            <w14:textFill>
              <w14:solidFill>
                <w14:schemeClr w14:val="tx1"/>
              </w14:solidFill>
            </w14:textFill>
          </w:rPr>
          <w:t>第二条</w:t>
        </w:r>
      </w:ins>
      <w:ins w:id="61" w:author="格格 刘" w:date="2024-07-16T16:21:00Z">
        <w:r>
          <w:rPr>
            <w:rFonts w:hint="eastAsia" w:ascii="方正仿宋_GBK" w:hAnsi="方正仿宋_GBK" w:eastAsia="方正仿宋_GBK" w:cs="方正仿宋_GBK"/>
            <w:color w:val="000000" w:themeColor="text1"/>
            <w:sz w:val="32"/>
            <w:szCs w:val="32"/>
            <w:rPrChange w:id="62"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本会是由江苏省行政区域内自行车和电动车业内的生产、贸易、科研、教学和检测机构等单位自愿组成的行业性、非营利性社会组织。</w:t>
        </w:r>
      </w:ins>
    </w:p>
    <w:p w14:paraId="721DFF70">
      <w:pPr>
        <w:autoSpaceDE w:val="0"/>
        <w:adjustRightInd w:val="0"/>
        <w:snapToGrid w:val="0"/>
        <w:spacing w:line="480" w:lineRule="exact"/>
        <w:ind w:firstLine="640" w:firstLineChars="200"/>
        <w:rPr>
          <w:ins w:id="63" w:author="格格 刘" w:date="2024-07-16T16:21:00Z"/>
          <w:rFonts w:hint="eastAsia" w:ascii="方正仿宋_GBK" w:hAnsi="方正仿宋_GBK" w:eastAsia="方正仿宋_GBK" w:cs="方正仿宋_GBK"/>
          <w:color w:val="000000" w:themeColor="text1"/>
          <w:sz w:val="32"/>
          <w:szCs w:val="32"/>
          <w:rPrChange w:id="64" w:author="彭姐江苏协会五月无锡展十月南京" w:date="2024-07-18T11:35:29Z">
            <w:rPr>
              <w:ins w:id="65" w:author="格格 刘" w:date="2024-07-16T16:21:00Z"/>
              <w:rFonts w:ascii="黑体" w:hAnsi="黑体" w:eastAsia="黑体"/>
              <w:sz w:val="32"/>
              <w:szCs w:val="32"/>
            </w:rPr>
          </w:rPrChange>
          <w14:textFill>
            <w14:solidFill>
              <w14:schemeClr w14:val="tx1"/>
            </w14:solidFill>
          </w14:textFill>
        </w:rPr>
      </w:pPr>
      <w:ins w:id="66" w:author="格格 刘" w:date="2024-07-16T16:21:00Z">
        <w:r>
          <w:rPr>
            <w:rFonts w:hint="eastAsia" w:ascii="方正仿宋_GBK" w:hAnsi="方正仿宋_GBK" w:eastAsia="方正仿宋_GBK" w:cs="方正仿宋_GBK"/>
            <w:b/>
            <w:bCs/>
            <w:color w:val="000000" w:themeColor="text1"/>
            <w:sz w:val="32"/>
            <w:szCs w:val="32"/>
            <w:rPrChange w:id="67" w:author="彭姐江苏协会五月无锡展十月南京" w:date="2024-07-18T11:35:44Z">
              <w:rPr>
                <w:rFonts w:hint="eastAsia" w:ascii="黑体" w:hAnsi="黑体" w:eastAsia="黑体"/>
                <w:sz w:val="32"/>
                <w:szCs w:val="32"/>
              </w:rPr>
            </w:rPrChange>
            <w14:textFill>
              <w14:solidFill>
                <w14:schemeClr w14:val="tx1"/>
              </w14:solidFill>
            </w14:textFill>
          </w:rPr>
          <w:t>第三条</w:t>
        </w:r>
      </w:ins>
      <w:ins w:id="68" w:author="格格 刘" w:date="2024-07-16T16:21:00Z">
        <w:r>
          <w:rPr>
            <w:rFonts w:hint="eastAsia" w:ascii="方正仿宋_GBK" w:hAnsi="方正仿宋_GBK" w:eastAsia="方正仿宋_GBK" w:cs="方正仿宋_GBK"/>
            <w:color w:val="000000" w:themeColor="text1"/>
            <w:sz w:val="32"/>
            <w:szCs w:val="32"/>
            <w:rPrChange w:id="69"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本会的宗旨：本会遵守宪法、法律、法规和国家政策，践行社会主义核心价值观，弘扬爱国主义精神，遵守社会道德风尚，为行业服务，自觉加强诚信自律建设，促进行业发展。</w:t>
        </w:r>
      </w:ins>
    </w:p>
    <w:p w14:paraId="3AF6046A">
      <w:pPr>
        <w:autoSpaceDE w:val="0"/>
        <w:adjustRightInd w:val="0"/>
        <w:snapToGrid w:val="0"/>
        <w:spacing w:line="480" w:lineRule="exact"/>
        <w:ind w:firstLine="640" w:firstLineChars="200"/>
        <w:rPr>
          <w:ins w:id="70" w:author="格格 刘" w:date="2024-07-16T16:21:00Z"/>
          <w:rFonts w:hint="eastAsia" w:ascii="方正仿宋_GBK" w:hAnsi="方正仿宋_GBK" w:eastAsia="方正仿宋_GBK" w:cs="方正仿宋_GBK"/>
          <w:color w:val="000000" w:themeColor="text1"/>
          <w:sz w:val="32"/>
          <w:szCs w:val="32"/>
          <w:rPrChange w:id="71" w:author="彭姐江苏协会五月无锡展十月南京" w:date="2024-07-18T11:35:29Z">
            <w:rPr>
              <w:ins w:id="72" w:author="格格 刘" w:date="2024-07-16T16:21:00Z"/>
              <w:rFonts w:ascii="黑体" w:hAnsi="黑体" w:eastAsia="黑体"/>
              <w:sz w:val="32"/>
              <w:szCs w:val="32"/>
            </w:rPr>
          </w:rPrChange>
          <w14:textFill>
            <w14:solidFill>
              <w14:schemeClr w14:val="tx1"/>
            </w14:solidFill>
          </w14:textFill>
        </w:rPr>
      </w:pPr>
      <w:ins w:id="73" w:author="格格 刘" w:date="2024-07-16T16:21:00Z">
        <w:r>
          <w:rPr>
            <w:rFonts w:hint="eastAsia" w:ascii="方正仿宋_GBK" w:hAnsi="方正仿宋_GBK" w:eastAsia="方正仿宋_GBK" w:cs="方正仿宋_GBK"/>
            <w:b/>
            <w:bCs/>
            <w:color w:val="000000" w:themeColor="text1"/>
            <w:sz w:val="32"/>
            <w:szCs w:val="32"/>
            <w:rPrChange w:id="74" w:author="彭姐江苏协会五月无锡展十月南京" w:date="2024-07-18T11:35:48Z">
              <w:rPr>
                <w:rFonts w:hint="eastAsia" w:ascii="黑体" w:hAnsi="黑体" w:eastAsia="黑体"/>
                <w:sz w:val="32"/>
                <w:szCs w:val="32"/>
              </w:rPr>
            </w:rPrChange>
            <w14:textFill>
              <w14:solidFill>
                <w14:schemeClr w14:val="tx1"/>
              </w14:solidFill>
            </w14:textFill>
          </w:rPr>
          <w:t xml:space="preserve">第四条 </w:t>
        </w:r>
      </w:ins>
      <w:ins w:id="75" w:author="格格 刘" w:date="2024-07-16T16:21:00Z">
        <w:r>
          <w:rPr>
            <w:rFonts w:hint="eastAsia" w:ascii="方正仿宋_GBK" w:hAnsi="方正仿宋_GBK" w:eastAsia="方正仿宋_GBK" w:cs="方正仿宋_GBK"/>
            <w:color w:val="000000" w:themeColor="text1"/>
            <w:sz w:val="32"/>
            <w:szCs w:val="32"/>
            <w:rPrChange w:id="76"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本会坚持中国共产党的全面领导，根据中国共产党章程的规定，设立中国共产党的组织，开展党的活动，为党组织的活动提供必要条件。</w:t>
        </w:r>
      </w:ins>
    </w:p>
    <w:p w14:paraId="25375F3D">
      <w:pPr>
        <w:adjustRightInd w:val="0"/>
        <w:snapToGrid w:val="0"/>
        <w:spacing w:line="480" w:lineRule="exact"/>
        <w:rPr>
          <w:ins w:id="77" w:author="格格 刘" w:date="2024-07-16T16:21:00Z"/>
          <w:rFonts w:hint="eastAsia" w:ascii="方正仿宋_GBK" w:hAnsi="方正仿宋_GBK" w:eastAsia="方正仿宋_GBK" w:cs="方正仿宋_GBK"/>
          <w:color w:val="000000" w:themeColor="text1"/>
          <w:sz w:val="32"/>
          <w:szCs w:val="32"/>
          <w:rPrChange w:id="78" w:author="彭姐江苏协会五月无锡展十月南京" w:date="2024-07-18T11:35:29Z">
            <w:rPr>
              <w:ins w:id="79" w:author="格格 刘" w:date="2024-07-16T16:21:00Z"/>
              <w:rFonts w:ascii="黑体" w:hAnsi="黑体" w:eastAsia="黑体"/>
              <w:sz w:val="32"/>
              <w:szCs w:val="32"/>
            </w:rPr>
          </w:rPrChange>
          <w14:textFill>
            <w14:solidFill>
              <w14:schemeClr w14:val="tx1"/>
            </w14:solidFill>
          </w14:textFill>
        </w:rPr>
      </w:pPr>
      <w:ins w:id="80" w:author="格格 刘" w:date="2024-07-16T16:21:00Z">
        <w:r>
          <w:rPr>
            <w:rFonts w:hint="eastAsia" w:ascii="方正仿宋_GBK" w:hAnsi="方正仿宋_GBK" w:eastAsia="方正仿宋_GBK" w:cs="方正仿宋_GBK"/>
            <w:color w:val="000000" w:themeColor="text1"/>
            <w:sz w:val="32"/>
            <w:szCs w:val="32"/>
            <w:rPrChange w:id="81"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ins w:id="82" w:author="格格 刘" w:date="2024-07-16T16:21:00Z">
        <w:r>
          <w:rPr>
            <w:rFonts w:hint="eastAsia" w:ascii="方正仿宋_GBK" w:hAnsi="方正仿宋_GBK" w:eastAsia="方正仿宋_GBK" w:cs="方正仿宋_GBK"/>
            <w:b/>
            <w:bCs/>
            <w:color w:val="000000" w:themeColor="text1"/>
            <w:sz w:val="32"/>
            <w:szCs w:val="32"/>
            <w:rPrChange w:id="83" w:author="彭姐江苏协会五月无锡展十月南京" w:date="2024-07-18T11:35:50Z">
              <w:rPr>
                <w:rFonts w:hint="eastAsia" w:ascii="黑体" w:hAnsi="黑体" w:eastAsia="黑体"/>
                <w:sz w:val="32"/>
                <w:szCs w:val="32"/>
              </w:rPr>
            </w:rPrChange>
            <w14:textFill>
              <w14:solidFill>
                <w14:schemeClr w14:val="tx1"/>
              </w14:solidFill>
            </w14:textFill>
          </w:rPr>
          <w:t xml:space="preserve">   第五条 </w:t>
        </w:r>
      </w:ins>
      <w:ins w:id="84" w:author="格格 刘" w:date="2024-07-16T16:21:00Z">
        <w:r>
          <w:rPr>
            <w:rFonts w:hint="eastAsia" w:ascii="方正仿宋_GBK" w:hAnsi="方正仿宋_GBK" w:eastAsia="方正仿宋_GBK" w:cs="方正仿宋_GBK"/>
            <w:color w:val="000000" w:themeColor="text1"/>
            <w:sz w:val="32"/>
            <w:szCs w:val="32"/>
            <w:rPrChange w:id="85"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本会的登记管理机关是江苏省民政厅。</w:t>
        </w:r>
      </w:ins>
    </w:p>
    <w:p w14:paraId="6FD3A182">
      <w:pPr>
        <w:autoSpaceDE w:val="0"/>
        <w:adjustRightInd w:val="0"/>
        <w:snapToGrid w:val="0"/>
        <w:spacing w:line="480" w:lineRule="exact"/>
        <w:ind w:firstLine="640" w:firstLineChars="200"/>
        <w:rPr>
          <w:ins w:id="86" w:author="格格 刘" w:date="2024-07-16T16:21:00Z"/>
          <w:rFonts w:hint="eastAsia" w:ascii="方正仿宋_GBK" w:hAnsi="方正仿宋_GBK" w:eastAsia="方正仿宋_GBK" w:cs="方正仿宋_GBK"/>
          <w:color w:val="000000" w:themeColor="text1"/>
          <w:sz w:val="32"/>
          <w:szCs w:val="32"/>
          <w:rPrChange w:id="87" w:author="彭姐江苏协会五月无锡展十月南京" w:date="2024-07-18T11:35:29Z">
            <w:rPr>
              <w:ins w:id="88" w:author="格格 刘" w:date="2024-07-16T16:21:00Z"/>
              <w:rFonts w:ascii="黑体" w:hAnsi="黑体" w:eastAsia="黑体"/>
              <w:sz w:val="32"/>
              <w:szCs w:val="32"/>
            </w:rPr>
          </w:rPrChange>
          <w14:textFill>
            <w14:solidFill>
              <w14:schemeClr w14:val="tx1"/>
            </w14:solidFill>
          </w14:textFill>
        </w:rPr>
      </w:pPr>
      <w:ins w:id="89" w:author="格格 刘" w:date="2024-07-16T16:21:00Z">
        <w:r>
          <w:rPr>
            <w:rFonts w:hint="eastAsia" w:ascii="方正仿宋_GBK" w:hAnsi="方正仿宋_GBK" w:eastAsia="方正仿宋_GBK" w:cs="方正仿宋_GBK"/>
            <w:color w:val="000000" w:themeColor="text1"/>
            <w:sz w:val="32"/>
            <w:szCs w:val="32"/>
            <w:rPrChange w:id="90" w:author="彭姐江苏协会五月无锡展十月南京" w:date="2024-07-18T11:35:29Z">
              <w:rPr>
                <w:rFonts w:hint="eastAsia" w:ascii="黑体" w:hAnsi="黑体" w:eastAsia="黑体"/>
                <w:sz w:val="32"/>
                <w:szCs w:val="32"/>
              </w:rPr>
            </w:rPrChange>
            <w14:textFill>
              <w14:solidFill>
                <w14:schemeClr w14:val="tx1"/>
              </w14:solidFill>
            </w14:textFill>
          </w:rPr>
          <w:t>本会与江苏省工业和信息化厅脱钩后，依法独立运行。</w:t>
        </w:r>
      </w:ins>
    </w:p>
    <w:p w14:paraId="2C604D47">
      <w:pPr>
        <w:autoSpaceDE w:val="0"/>
        <w:adjustRightInd w:val="0"/>
        <w:snapToGrid w:val="0"/>
        <w:spacing w:line="480" w:lineRule="exact"/>
        <w:ind w:firstLine="640" w:firstLineChars="200"/>
        <w:rPr>
          <w:ins w:id="91" w:author="格格 刘" w:date="2024-07-16T16:21:00Z"/>
          <w:rFonts w:hint="eastAsia" w:ascii="方正仿宋_GBK" w:hAnsi="方正仿宋_GBK" w:eastAsia="方正仿宋_GBK" w:cs="方正仿宋_GBK"/>
          <w:color w:val="000000" w:themeColor="text1"/>
          <w:sz w:val="32"/>
          <w:szCs w:val="32"/>
          <w:rPrChange w:id="92" w:author="彭姐江苏协会五月无锡展十月南京" w:date="2024-07-18T11:35:29Z">
            <w:rPr>
              <w:ins w:id="93" w:author="格格 刘" w:date="2024-07-16T16:21:00Z"/>
              <w:rFonts w:ascii="黑体" w:hAnsi="黑体" w:eastAsia="黑体"/>
              <w:sz w:val="32"/>
              <w:szCs w:val="32"/>
            </w:rPr>
          </w:rPrChange>
          <w14:textFill>
            <w14:solidFill>
              <w14:schemeClr w14:val="tx1"/>
            </w14:solidFill>
          </w14:textFill>
        </w:rPr>
      </w:pPr>
      <w:ins w:id="94" w:author="格格 刘" w:date="2024-07-16T16:21:00Z">
        <w:r>
          <w:rPr>
            <w:rFonts w:hint="eastAsia" w:ascii="方正仿宋_GBK" w:hAnsi="方正仿宋_GBK" w:eastAsia="方正仿宋_GBK" w:cs="方正仿宋_GBK"/>
            <w:color w:val="000000" w:themeColor="text1"/>
            <w:sz w:val="32"/>
            <w:szCs w:val="32"/>
            <w:rPrChange w:id="95" w:author="彭姐江苏协会五月无锡展十月南京" w:date="2024-07-18T11:35:29Z">
              <w:rPr>
                <w:rFonts w:hint="eastAsia" w:ascii="黑体" w:hAnsi="黑体" w:eastAsia="黑体"/>
                <w:sz w:val="32"/>
                <w:szCs w:val="32"/>
              </w:rPr>
            </w:rPrChange>
            <w14:textFill>
              <w14:solidFill>
                <w14:schemeClr w14:val="tx1"/>
              </w14:solidFill>
            </w14:textFill>
          </w:rPr>
          <w:t>本会的行业管理部门是江苏省工业和信息化厅。</w:t>
        </w:r>
      </w:ins>
    </w:p>
    <w:p w14:paraId="5A161FE5">
      <w:pPr>
        <w:adjustRightInd w:val="0"/>
        <w:snapToGrid w:val="0"/>
        <w:spacing w:line="480" w:lineRule="exact"/>
        <w:ind w:firstLine="645"/>
        <w:rPr>
          <w:ins w:id="96" w:author="格格 刘" w:date="2024-07-16T16:21:00Z"/>
          <w:rFonts w:hint="eastAsia" w:ascii="方正仿宋_GBK" w:hAnsi="方正仿宋_GBK" w:eastAsia="方正仿宋_GBK" w:cs="方正仿宋_GBK"/>
          <w:color w:val="000000" w:themeColor="text1"/>
          <w:sz w:val="32"/>
          <w:szCs w:val="32"/>
          <w:highlight w:val="yellow"/>
          <w:rPrChange w:id="97" w:author="彭姐江苏协会五月无锡展十月南京" w:date="2024-07-18T11:35:29Z">
            <w:rPr>
              <w:ins w:id="98" w:author="格格 刘" w:date="2024-07-16T16:21:00Z"/>
              <w:rFonts w:ascii="黑体" w:hAnsi="黑体" w:eastAsia="黑体"/>
              <w:sz w:val="32"/>
              <w:szCs w:val="32"/>
              <w:highlight w:val="yellow"/>
            </w:rPr>
          </w:rPrChange>
          <w14:textFill>
            <w14:solidFill>
              <w14:schemeClr w14:val="tx1"/>
            </w14:solidFill>
          </w14:textFill>
        </w:rPr>
      </w:pPr>
      <w:ins w:id="99" w:author="格格 刘" w:date="2024-07-16T16:21:00Z">
        <w:r>
          <w:rPr>
            <w:rFonts w:hint="eastAsia" w:ascii="方正仿宋_GBK" w:hAnsi="方正仿宋_GBK" w:eastAsia="方正仿宋_GBK" w:cs="方正仿宋_GBK"/>
            <w:color w:val="000000" w:themeColor="text1"/>
            <w:sz w:val="32"/>
            <w:szCs w:val="32"/>
            <w:rPrChange w:id="100" w:author="彭姐江苏协会五月无锡展十月南京" w:date="2024-07-18T11:35:29Z">
              <w:rPr>
                <w:rFonts w:hint="eastAsia" w:ascii="黑体" w:hAnsi="黑体" w:eastAsia="黑体"/>
                <w:sz w:val="32"/>
                <w:szCs w:val="32"/>
              </w:rPr>
            </w:rPrChange>
            <w14:textFill>
              <w14:solidFill>
                <w14:schemeClr w14:val="tx1"/>
              </w14:solidFill>
            </w14:textFill>
          </w:rPr>
          <w:t>本会的</w:t>
        </w:r>
      </w:ins>
      <w:ins w:id="101" w:author="格格 刘" w:date="2024-07-16T16:21:00Z">
        <w:commentRangeStart w:id="0"/>
        <w:r>
          <w:rPr>
            <w:rFonts w:hint="eastAsia" w:ascii="方正仿宋_GBK" w:hAnsi="方正仿宋_GBK" w:eastAsia="方正仿宋_GBK" w:cs="方正仿宋_GBK"/>
            <w:color w:val="000000" w:themeColor="text1"/>
            <w:sz w:val="32"/>
            <w:szCs w:val="32"/>
            <w:rPrChange w:id="102" w:author="彭姐江苏协会五月无锡展十月南京" w:date="2024-07-18T11:35:29Z">
              <w:rPr>
                <w:rFonts w:hint="eastAsia" w:ascii="黑体" w:hAnsi="黑体" w:eastAsia="黑体"/>
                <w:sz w:val="32"/>
                <w:szCs w:val="32"/>
              </w:rPr>
            </w:rPrChange>
            <w14:textFill>
              <w14:solidFill>
                <w14:schemeClr w14:val="tx1"/>
              </w14:solidFill>
            </w14:textFill>
          </w:rPr>
          <w:t>党建工作机构（或其授权的行业党委、属地党组织）</w:t>
        </w:r>
        <w:commentRangeEnd w:id="0"/>
      </w:ins>
      <w:r>
        <w:rPr>
          <w:rFonts w:hint="eastAsia" w:ascii="方正仿宋_GBK" w:hAnsi="方正仿宋_GBK" w:eastAsia="方正仿宋_GBK" w:cs="方正仿宋_GBK"/>
          <w:color w:val="000000" w:themeColor="text1"/>
          <w:rPrChange w:id="103" w:author="彭姐江苏协会五月无锡展十月南京" w:date="2024-07-18T11:35:29Z">
            <w:rPr/>
          </w:rPrChange>
          <w14:textFill>
            <w14:solidFill>
              <w14:schemeClr w14:val="tx1"/>
            </w14:solidFill>
          </w14:textFill>
        </w:rPr>
        <w:commentReference w:id="0"/>
      </w:r>
      <w:ins w:id="104" w:author="格格 刘" w:date="2024-07-16T16:21:00Z">
        <w:r>
          <w:rPr>
            <w:rFonts w:hint="eastAsia" w:ascii="方正仿宋_GBK" w:hAnsi="方正仿宋_GBK" w:eastAsia="方正仿宋_GBK" w:cs="方正仿宋_GBK"/>
            <w:color w:val="000000" w:themeColor="text1"/>
            <w:sz w:val="32"/>
            <w:szCs w:val="32"/>
            <w:rPrChange w:id="105" w:author="彭姐江苏协会五月无锡展十月南京" w:date="2024-07-18T11:35:29Z">
              <w:rPr>
                <w:rFonts w:hint="eastAsia" w:ascii="黑体" w:hAnsi="黑体" w:eastAsia="黑体"/>
                <w:sz w:val="32"/>
                <w:szCs w:val="32"/>
              </w:rPr>
            </w:rPrChange>
            <w14:textFill>
              <w14:solidFill>
                <w14:schemeClr w14:val="tx1"/>
              </w14:solidFill>
            </w14:textFill>
          </w:rPr>
          <w:t>是</w:t>
        </w:r>
      </w:ins>
      <w:ins w:id="106" w:author="格格 刘" w:date="2024-07-17T16:01:00Z">
        <w:r>
          <w:rPr>
            <w:rFonts w:hint="eastAsia" w:ascii="方正仿宋_GBK" w:hAnsi="方正仿宋_GBK" w:eastAsia="方正仿宋_GBK" w:cs="方正仿宋_GBK"/>
            <w:color w:val="000000" w:themeColor="text1"/>
            <w:sz w:val="32"/>
            <w:szCs w:val="32"/>
            <w:rPrChange w:id="107" w:author="彭姐江苏协会五月无锡展十月南京" w:date="2024-07-18T11:35:29Z">
              <w:rPr>
                <w:rFonts w:hint="eastAsia" w:ascii="黑体" w:hAnsi="黑体" w:eastAsia="黑体"/>
                <w:sz w:val="32"/>
                <w:szCs w:val="32"/>
              </w:rPr>
            </w:rPrChange>
            <w14:textFill>
              <w14:solidFill>
                <w14:schemeClr w14:val="tx1"/>
              </w14:solidFill>
            </w14:textFill>
          </w:rPr>
          <w:t>中共</w:t>
        </w:r>
      </w:ins>
      <w:ins w:id="108" w:author="格格 刘" w:date="2024-07-16T16:21:00Z">
        <w:r>
          <w:rPr>
            <w:rFonts w:hint="eastAsia" w:ascii="方正仿宋_GBK" w:hAnsi="方正仿宋_GBK" w:eastAsia="方正仿宋_GBK" w:cs="方正仿宋_GBK"/>
            <w:color w:val="000000" w:themeColor="text1"/>
            <w:sz w:val="32"/>
            <w:szCs w:val="32"/>
            <w:rPrChange w:id="109" w:author="彭姐江苏协会五月无锡展十月南京" w:date="2024-07-18T11:35:29Z">
              <w:rPr>
                <w:rFonts w:hint="eastAsia" w:ascii="黑体" w:hAnsi="黑体" w:eastAsia="黑体"/>
                <w:sz w:val="32"/>
                <w:szCs w:val="32"/>
              </w:rPr>
            </w:rPrChange>
            <w14:textFill>
              <w14:solidFill>
                <w14:schemeClr w14:val="tx1"/>
              </w14:solidFill>
            </w14:textFill>
          </w:rPr>
          <w:t>江苏省自行车</w:t>
        </w:r>
      </w:ins>
      <w:ins w:id="110" w:author="格格 刘" w:date="2024-07-17T16:01:00Z">
        <w:r>
          <w:rPr>
            <w:rFonts w:hint="eastAsia" w:ascii="方正仿宋_GBK" w:hAnsi="方正仿宋_GBK" w:eastAsia="方正仿宋_GBK" w:cs="方正仿宋_GBK"/>
            <w:color w:val="000000" w:themeColor="text1"/>
            <w:sz w:val="32"/>
            <w:szCs w:val="32"/>
            <w:rPrChange w:id="111" w:author="彭姐江苏协会五月无锡展十月南京" w:date="2024-07-18T11:35:29Z">
              <w:rPr>
                <w:rFonts w:hint="eastAsia" w:ascii="黑体" w:hAnsi="黑体" w:eastAsia="黑体"/>
                <w:sz w:val="32"/>
                <w:szCs w:val="32"/>
              </w:rPr>
            </w:rPrChange>
            <w14:textFill>
              <w14:solidFill>
                <w14:schemeClr w14:val="tx1"/>
              </w14:solidFill>
            </w14:textFill>
          </w:rPr>
          <w:t>有限公司党总支</w:t>
        </w:r>
      </w:ins>
      <w:ins w:id="112" w:author="格格 刘" w:date="2024-07-16T16:21:00Z">
        <w:r>
          <w:rPr>
            <w:rFonts w:hint="eastAsia" w:ascii="方正仿宋_GBK" w:hAnsi="方正仿宋_GBK" w:eastAsia="方正仿宋_GBK" w:cs="方正仿宋_GBK"/>
            <w:color w:val="000000" w:themeColor="text1"/>
            <w:sz w:val="32"/>
            <w:szCs w:val="32"/>
            <w:rPrChange w:id="113" w:author="彭姐江苏协会五月无锡展十月南京" w:date="2024-07-18T11:35:29Z">
              <w:rPr>
                <w:rFonts w:hint="eastAsia" w:ascii="黑体" w:hAnsi="黑体" w:eastAsia="黑体"/>
                <w:sz w:val="32"/>
                <w:szCs w:val="32"/>
              </w:rPr>
            </w:rPrChange>
            <w14:textFill>
              <w14:solidFill>
                <w14:schemeClr w14:val="tx1"/>
              </w14:solidFill>
            </w14:textFill>
          </w:rPr>
          <w:t>。</w:t>
        </w:r>
      </w:ins>
    </w:p>
    <w:p w14:paraId="4474A306">
      <w:pPr>
        <w:autoSpaceDE w:val="0"/>
        <w:adjustRightInd w:val="0"/>
        <w:snapToGrid w:val="0"/>
        <w:spacing w:line="480" w:lineRule="exact"/>
        <w:ind w:firstLine="640" w:firstLineChars="200"/>
        <w:rPr>
          <w:ins w:id="114" w:author="格格 刘" w:date="2024-07-16T16:21:00Z"/>
          <w:rFonts w:hint="eastAsia" w:ascii="方正仿宋_GBK" w:hAnsi="方正仿宋_GBK" w:eastAsia="方正仿宋_GBK" w:cs="方正仿宋_GBK"/>
          <w:color w:val="000000" w:themeColor="text1"/>
          <w:sz w:val="32"/>
          <w:szCs w:val="32"/>
          <w:rPrChange w:id="115" w:author="彭姐江苏协会五月无锡展十月南京" w:date="2024-07-18T11:35:29Z">
            <w:rPr>
              <w:ins w:id="116" w:author="格格 刘" w:date="2024-07-16T16:21:00Z"/>
              <w:rFonts w:ascii="黑体" w:hAnsi="黑体" w:eastAsia="黑体"/>
              <w:sz w:val="32"/>
              <w:szCs w:val="32"/>
            </w:rPr>
          </w:rPrChange>
          <w14:textFill>
            <w14:solidFill>
              <w14:schemeClr w14:val="tx1"/>
            </w14:solidFill>
          </w14:textFill>
        </w:rPr>
      </w:pPr>
      <w:ins w:id="117" w:author="格格 刘" w:date="2024-07-16T16:21:00Z">
        <w:r>
          <w:rPr>
            <w:rFonts w:hint="eastAsia" w:ascii="方正仿宋_GBK" w:hAnsi="方正仿宋_GBK" w:eastAsia="方正仿宋_GBK" w:cs="方正仿宋_GBK"/>
            <w:color w:val="000000" w:themeColor="text1"/>
            <w:sz w:val="32"/>
            <w:szCs w:val="32"/>
            <w:rPrChange w:id="118" w:author="彭姐江苏协会五月无锡展十月南京" w:date="2024-07-18T11:35:29Z">
              <w:rPr>
                <w:rFonts w:hint="eastAsia" w:ascii="黑体" w:hAnsi="黑体" w:eastAsia="黑体"/>
                <w:sz w:val="32"/>
                <w:szCs w:val="32"/>
              </w:rPr>
            </w:rPrChange>
            <w14:textFill>
              <w14:solidFill>
                <w14:schemeClr w14:val="tx1"/>
              </w14:solidFill>
            </w14:textFill>
          </w:rPr>
          <w:t>本会接受登记管理机关、行业管理部门和其他相关部门的业务指导和监督管理。</w:t>
        </w:r>
      </w:ins>
    </w:p>
    <w:p w14:paraId="2541811F">
      <w:pPr>
        <w:autoSpaceDE w:val="0"/>
        <w:adjustRightInd w:val="0"/>
        <w:snapToGrid w:val="0"/>
        <w:spacing w:line="480" w:lineRule="exact"/>
        <w:ind w:firstLine="640" w:firstLineChars="200"/>
        <w:rPr>
          <w:ins w:id="119" w:author="格格 刘" w:date="2024-07-16T16:21:00Z"/>
          <w:rFonts w:hint="eastAsia" w:ascii="方正仿宋_GBK" w:hAnsi="方正仿宋_GBK" w:eastAsia="方正仿宋_GBK" w:cs="方正仿宋_GBK"/>
          <w:color w:val="000000" w:themeColor="text1"/>
          <w:sz w:val="32"/>
          <w:szCs w:val="32"/>
          <w:rPrChange w:id="120" w:author="彭姐江苏协会五月无锡展十月南京" w:date="2024-07-18T11:35:29Z">
            <w:rPr>
              <w:ins w:id="121" w:author="格格 刘" w:date="2024-07-16T16:21:00Z"/>
              <w:rFonts w:ascii="黑体" w:hAnsi="黑体" w:eastAsia="黑体"/>
              <w:sz w:val="32"/>
              <w:szCs w:val="32"/>
            </w:rPr>
          </w:rPrChange>
          <w14:textFill>
            <w14:solidFill>
              <w14:schemeClr w14:val="tx1"/>
            </w14:solidFill>
          </w14:textFill>
        </w:rPr>
      </w:pPr>
      <w:ins w:id="122" w:author="格格 刘" w:date="2024-07-16T16:21:00Z">
        <w:r>
          <w:rPr>
            <w:rFonts w:hint="eastAsia" w:ascii="方正仿宋_GBK" w:hAnsi="方正仿宋_GBK" w:eastAsia="方正仿宋_GBK" w:cs="方正仿宋_GBK"/>
            <w:b/>
            <w:bCs/>
            <w:color w:val="000000" w:themeColor="text1"/>
            <w:sz w:val="32"/>
            <w:szCs w:val="32"/>
            <w:rPrChange w:id="123" w:author="彭姐江苏协会五月无锡展十月南京" w:date="2024-07-18T11:35:56Z">
              <w:rPr>
                <w:rFonts w:hint="eastAsia" w:ascii="黑体" w:hAnsi="黑体" w:eastAsia="黑体"/>
                <w:sz w:val="32"/>
                <w:szCs w:val="32"/>
              </w:rPr>
            </w:rPrChange>
            <w14:textFill>
              <w14:solidFill>
                <w14:schemeClr w14:val="tx1"/>
              </w14:solidFill>
            </w14:textFill>
          </w:rPr>
          <w:t xml:space="preserve">第六条 </w:t>
        </w:r>
      </w:ins>
      <w:ins w:id="124" w:author="格格 刘" w:date="2024-07-16T16:21:00Z">
        <w:r>
          <w:rPr>
            <w:rFonts w:hint="eastAsia" w:ascii="方正仿宋_GBK" w:hAnsi="方正仿宋_GBK" w:eastAsia="方正仿宋_GBK" w:cs="方正仿宋_GBK"/>
            <w:color w:val="000000" w:themeColor="text1"/>
            <w:sz w:val="32"/>
            <w:szCs w:val="32"/>
            <w:rPrChange w:id="125"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本会可以根据工作需要设立分支机构、代表机构。本会的分支机构、代表机构是本会的组成部分，不具有法人资格，不得另行制订章程，在本会授权的范围内发展会员、开展活动，法律责任由本会承担。</w:t>
        </w:r>
      </w:ins>
    </w:p>
    <w:p w14:paraId="20AF6FDD">
      <w:pPr>
        <w:autoSpaceDE w:val="0"/>
        <w:adjustRightInd w:val="0"/>
        <w:snapToGrid w:val="0"/>
        <w:spacing w:line="480" w:lineRule="exact"/>
        <w:ind w:firstLine="640" w:firstLineChars="200"/>
        <w:rPr>
          <w:ins w:id="126" w:author="格格 刘" w:date="2024-07-16T16:21:00Z"/>
          <w:rFonts w:hint="eastAsia" w:ascii="方正仿宋_GBK" w:hAnsi="方正仿宋_GBK" w:eastAsia="方正仿宋_GBK" w:cs="方正仿宋_GBK"/>
          <w:color w:val="000000" w:themeColor="text1"/>
          <w:kern w:val="0"/>
          <w:sz w:val="32"/>
          <w:szCs w:val="32"/>
          <w:rPrChange w:id="127" w:author="彭姐江苏协会五月无锡展十月南京" w:date="2024-07-18T11:35:29Z">
            <w:rPr>
              <w:ins w:id="128" w:author="格格 刘" w:date="2024-07-16T16:21:00Z"/>
              <w:rFonts w:ascii="黑体" w:hAnsi="黑体" w:eastAsia="黑体"/>
              <w:kern w:val="0"/>
              <w:sz w:val="32"/>
              <w:szCs w:val="32"/>
            </w:rPr>
          </w:rPrChange>
          <w14:textFill>
            <w14:solidFill>
              <w14:schemeClr w14:val="tx1"/>
            </w14:solidFill>
          </w14:textFill>
        </w:rPr>
      </w:pPr>
      <w:ins w:id="129" w:author="格格 刘" w:date="2024-07-16T16:21:00Z">
        <w:r>
          <w:rPr>
            <w:rFonts w:hint="eastAsia" w:ascii="方正仿宋_GBK" w:hAnsi="方正仿宋_GBK" w:eastAsia="方正仿宋_GBK" w:cs="方正仿宋_GBK"/>
            <w:b/>
            <w:bCs/>
            <w:color w:val="000000" w:themeColor="text1"/>
            <w:kern w:val="0"/>
            <w:sz w:val="32"/>
            <w:szCs w:val="32"/>
            <w:rPrChange w:id="130" w:author="彭姐江苏协会五月无锡展十月南京" w:date="2024-07-18T11:35:59Z">
              <w:rPr>
                <w:rFonts w:hint="eastAsia" w:ascii="黑体" w:hAnsi="黑体" w:eastAsia="黑体"/>
                <w:kern w:val="0"/>
                <w:sz w:val="32"/>
                <w:szCs w:val="32"/>
              </w:rPr>
            </w:rPrChange>
            <w14:textFill>
              <w14:solidFill>
                <w14:schemeClr w14:val="tx1"/>
              </w14:solidFill>
            </w14:textFill>
          </w:rPr>
          <w:t>第七条</w:t>
        </w:r>
      </w:ins>
      <w:ins w:id="131" w:author="格格 刘" w:date="2024-07-16T16:21:00Z">
        <w:r>
          <w:rPr>
            <w:rFonts w:hint="eastAsia" w:ascii="方正仿宋_GBK" w:hAnsi="方正仿宋_GBK" w:eastAsia="方正仿宋_GBK" w:cs="方正仿宋_GBK"/>
            <w:color w:val="000000" w:themeColor="text1"/>
            <w:kern w:val="0"/>
            <w:sz w:val="32"/>
            <w:szCs w:val="32"/>
            <w:rPrChange w:id="132" w:author="彭姐江苏协会五月无锡展十月南京" w:date="2024-07-18T11:35:29Z">
              <w:rPr>
                <w:rFonts w:hint="eastAsia" w:ascii="黑体" w:hAnsi="黑体" w:eastAsia="黑体"/>
                <w:kern w:val="0"/>
                <w:sz w:val="32"/>
                <w:szCs w:val="32"/>
              </w:rPr>
            </w:rPrChange>
            <w14:textFill>
              <w14:solidFill>
                <w14:schemeClr w14:val="tx1"/>
              </w14:solidFill>
            </w14:textFill>
          </w:rPr>
          <w:t xml:space="preserve">  </w:t>
        </w:r>
      </w:ins>
      <w:ins w:id="133" w:author="格格 刘" w:date="2024-07-16T16:21:00Z">
        <w:r>
          <w:rPr>
            <w:rFonts w:hint="eastAsia" w:ascii="方正仿宋_GBK" w:hAnsi="方正仿宋_GBK" w:eastAsia="方正仿宋_GBK" w:cs="方正仿宋_GBK"/>
            <w:color w:val="000000" w:themeColor="text1"/>
            <w:sz w:val="32"/>
            <w:szCs w:val="32"/>
            <w:rPrChange w:id="134" w:author="彭姐江苏协会五月无锡展十月南京" w:date="2024-07-18T11:35:29Z">
              <w:rPr>
                <w:rFonts w:hint="eastAsia" w:ascii="黑体" w:hAnsi="黑体" w:eastAsia="黑体"/>
                <w:sz w:val="32"/>
                <w:szCs w:val="32"/>
              </w:rPr>
            </w:rPrChange>
            <w14:textFill>
              <w14:solidFill>
                <w14:schemeClr w14:val="tx1"/>
              </w14:solidFill>
            </w14:textFill>
          </w:rPr>
          <w:t>本会的住所设在</w:t>
        </w:r>
      </w:ins>
      <w:ins w:id="135" w:author="格格 刘" w:date="2024-07-16T16:21:00Z">
        <w:r>
          <w:rPr>
            <w:rFonts w:hint="eastAsia" w:ascii="方正仿宋_GBK" w:hAnsi="方正仿宋_GBK" w:eastAsia="方正仿宋_GBK" w:cs="方正仿宋_GBK"/>
            <w:color w:val="000000" w:themeColor="text1"/>
            <w:kern w:val="0"/>
            <w:sz w:val="32"/>
            <w:szCs w:val="32"/>
            <w:rPrChange w:id="136" w:author="彭姐江苏协会五月无锡展十月南京" w:date="2024-07-18T11:35:29Z">
              <w:rPr>
                <w:rFonts w:hint="eastAsia" w:ascii="黑体" w:hAnsi="黑体" w:eastAsia="黑体"/>
                <w:kern w:val="0"/>
                <w:sz w:val="32"/>
                <w:szCs w:val="32"/>
              </w:rPr>
            </w:rPrChange>
            <w14:textFill>
              <w14:solidFill>
                <w14:schemeClr w14:val="tx1"/>
              </w14:solidFill>
            </w14:textFill>
          </w:rPr>
          <w:t>江苏省无锡市</w:t>
        </w:r>
      </w:ins>
      <w:ins w:id="137" w:author="格格 刘" w:date="2024-07-16T16:21:00Z">
        <w:del w:id="138" w:author="翟靓雅" w:date="2024-07-17T09:10:00Z">
          <w:r>
            <w:rPr>
              <w:rFonts w:hint="eastAsia" w:ascii="方正仿宋_GBK" w:hAnsi="方正仿宋_GBK" w:eastAsia="方正仿宋_GBK" w:cs="方正仿宋_GBK"/>
              <w:color w:val="000000" w:themeColor="text1"/>
              <w:kern w:val="0"/>
              <w:sz w:val="32"/>
              <w:szCs w:val="32"/>
              <w:rPrChange w:id="139" w:author="彭姐江苏协会五月无锡展十月南京" w:date="2024-07-18T11:35:29Z">
                <w:rPr>
                  <w:rFonts w:hint="eastAsia" w:ascii="黑体" w:hAnsi="黑体" w:eastAsia="黑体"/>
                  <w:kern w:val="0"/>
                  <w:sz w:val="32"/>
                  <w:szCs w:val="32"/>
                </w:rPr>
              </w:rPrChange>
              <w14:textFill>
                <w14:solidFill>
                  <w14:schemeClr w14:val="tx1"/>
                </w14:solidFill>
              </w14:textFill>
            </w:rPr>
            <w:delText>清扬路7号11层</w:delText>
          </w:r>
        </w:del>
      </w:ins>
      <w:ins w:id="140" w:author="格格 刘" w:date="2024-07-16T16:21:00Z">
        <w:r>
          <w:rPr>
            <w:rFonts w:hint="eastAsia" w:ascii="方正仿宋_GBK" w:hAnsi="方正仿宋_GBK" w:eastAsia="方正仿宋_GBK" w:cs="方正仿宋_GBK"/>
            <w:color w:val="000000" w:themeColor="text1"/>
            <w:sz w:val="32"/>
            <w:szCs w:val="32"/>
            <w:rPrChange w:id="141" w:author="彭姐江苏协会五月无锡展十月南京" w:date="2024-07-18T11:35:29Z">
              <w:rPr>
                <w:rFonts w:hint="eastAsia" w:ascii="黑体" w:hAnsi="黑体" w:eastAsia="黑体"/>
                <w:sz w:val="32"/>
                <w:szCs w:val="32"/>
              </w:rPr>
            </w:rPrChange>
            <w14:textFill>
              <w14:solidFill>
                <w14:schemeClr w14:val="tx1"/>
              </w14:solidFill>
            </w14:textFill>
          </w:rPr>
          <w:t>。</w:t>
        </w:r>
      </w:ins>
    </w:p>
    <w:p w14:paraId="28FA72DE">
      <w:pPr>
        <w:adjustRightInd w:val="0"/>
        <w:snapToGrid w:val="0"/>
        <w:spacing w:line="480" w:lineRule="exact"/>
        <w:ind w:firstLine="640" w:firstLineChars="200"/>
        <w:jc w:val="center"/>
        <w:rPr>
          <w:ins w:id="142" w:author="格格 刘" w:date="2024-07-16T16:21:00Z"/>
          <w:rFonts w:hint="eastAsia" w:ascii="方正仿宋_GBK" w:hAnsi="方正仿宋_GBK" w:eastAsia="方正仿宋_GBK" w:cs="方正仿宋_GBK"/>
          <w:color w:val="000000" w:themeColor="text1"/>
          <w:sz w:val="32"/>
          <w:szCs w:val="32"/>
          <w:rPrChange w:id="143" w:author="彭姐江苏协会五月无锡展十月南京" w:date="2024-07-18T11:35:29Z">
            <w:rPr>
              <w:ins w:id="144" w:author="格格 刘" w:date="2024-07-16T16:21:00Z"/>
              <w:rFonts w:ascii="黑体" w:hAnsi="黑体" w:eastAsia="黑体"/>
              <w:sz w:val="32"/>
              <w:szCs w:val="32"/>
            </w:rPr>
          </w:rPrChange>
          <w14:textFill>
            <w14:solidFill>
              <w14:schemeClr w14:val="tx1"/>
            </w14:solidFill>
          </w14:textFill>
        </w:rPr>
      </w:pPr>
      <w:ins w:id="145" w:author="格格 刘" w:date="2024-07-16T16:21:00Z">
        <w:r>
          <w:rPr>
            <w:rFonts w:hint="eastAsia" w:ascii="方正仿宋_GBK" w:hAnsi="方正仿宋_GBK" w:eastAsia="方正仿宋_GBK" w:cs="方正仿宋_GBK"/>
            <w:color w:val="000000" w:themeColor="text1"/>
            <w:sz w:val="32"/>
            <w:szCs w:val="32"/>
            <w:rPrChange w:id="146"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p>
    <w:p w14:paraId="231E7629">
      <w:pPr>
        <w:adjustRightInd w:val="0"/>
        <w:snapToGrid w:val="0"/>
        <w:spacing w:line="480" w:lineRule="exact"/>
        <w:jc w:val="center"/>
        <w:rPr>
          <w:ins w:id="147" w:author="格格 刘" w:date="2024-07-16T16:21:00Z"/>
          <w:rFonts w:hint="eastAsia" w:ascii="方正仿宋_GBK" w:hAnsi="方正仿宋_GBK" w:eastAsia="方正仿宋_GBK" w:cs="方正仿宋_GBK"/>
          <w:b/>
          <w:bCs/>
          <w:color w:val="000000" w:themeColor="text1"/>
          <w:sz w:val="32"/>
          <w:szCs w:val="32"/>
          <w:rPrChange w:id="148" w:author="彭姐江苏协会五月无锡展十月南京" w:date="2024-07-18T11:36:03Z">
            <w:rPr>
              <w:ins w:id="149" w:author="格格 刘" w:date="2024-07-16T16:21:00Z"/>
              <w:rFonts w:ascii="黑体" w:hAnsi="黑体" w:eastAsia="黑体"/>
              <w:sz w:val="32"/>
              <w:szCs w:val="32"/>
            </w:rPr>
          </w:rPrChange>
          <w14:textFill>
            <w14:solidFill>
              <w14:schemeClr w14:val="tx1"/>
            </w14:solidFill>
          </w14:textFill>
        </w:rPr>
      </w:pPr>
      <w:ins w:id="150" w:author="格格 刘" w:date="2024-07-16T16:21:00Z">
        <w:r>
          <w:rPr>
            <w:rFonts w:hint="eastAsia" w:ascii="方正仿宋_GBK" w:hAnsi="方正仿宋_GBK" w:eastAsia="方正仿宋_GBK" w:cs="方正仿宋_GBK"/>
            <w:b/>
            <w:bCs/>
            <w:color w:val="000000" w:themeColor="text1"/>
            <w:sz w:val="32"/>
            <w:szCs w:val="32"/>
            <w:rPrChange w:id="151" w:author="彭姐江苏协会五月无锡展十月南京" w:date="2024-07-18T11:36:03Z">
              <w:rPr>
                <w:rFonts w:hint="eastAsia" w:ascii="黑体" w:hAnsi="黑体" w:eastAsia="黑体"/>
                <w:sz w:val="32"/>
                <w:szCs w:val="32"/>
              </w:rPr>
            </w:rPrChange>
            <w14:textFill>
              <w14:solidFill>
                <w14:schemeClr w14:val="tx1"/>
              </w14:solidFill>
            </w14:textFill>
          </w:rPr>
          <w:t>第二章  业务范围</w:t>
        </w:r>
      </w:ins>
    </w:p>
    <w:p w14:paraId="2A73E64D">
      <w:pPr>
        <w:adjustRightInd w:val="0"/>
        <w:snapToGrid w:val="0"/>
        <w:spacing w:line="480" w:lineRule="exact"/>
        <w:ind w:firstLine="640" w:firstLineChars="200"/>
        <w:rPr>
          <w:ins w:id="152" w:author="格格 刘" w:date="2024-07-16T16:21:00Z"/>
          <w:rFonts w:hint="eastAsia" w:ascii="方正仿宋_GBK" w:hAnsi="方正仿宋_GBK" w:eastAsia="方正仿宋_GBK" w:cs="方正仿宋_GBK"/>
          <w:color w:val="000000" w:themeColor="text1"/>
          <w:sz w:val="32"/>
          <w:szCs w:val="32"/>
          <w:rPrChange w:id="153" w:author="彭姐江苏协会五月无锡展十月南京" w:date="2024-07-18T11:35:29Z">
            <w:rPr>
              <w:ins w:id="154" w:author="格格 刘" w:date="2024-07-16T16:21:00Z"/>
              <w:rFonts w:ascii="黑体" w:hAnsi="黑体" w:eastAsia="黑体"/>
              <w:sz w:val="32"/>
              <w:szCs w:val="32"/>
            </w:rPr>
          </w:rPrChange>
          <w14:textFill>
            <w14:solidFill>
              <w14:schemeClr w14:val="tx1"/>
            </w14:solidFill>
          </w14:textFill>
        </w:rPr>
      </w:pPr>
      <w:ins w:id="155" w:author="格格 刘" w:date="2024-07-16T16:21:00Z">
        <w:r>
          <w:rPr>
            <w:rFonts w:hint="eastAsia" w:ascii="方正仿宋_GBK" w:hAnsi="方正仿宋_GBK" w:eastAsia="方正仿宋_GBK" w:cs="方正仿宋_GBK"/>
            <w:b/>
            <w:bCs/>
            <w:color w:val="000000" w:themeColor="text1"/>
            <w:sz w:val="32"/>
            <w:szCs w:val="32"/>
            <w:rPrChange w:id="156" w:author="彭姐江苏协会五月无锡展十月南京" w:date="2024-07-18T11:36:09Z">
              <w:rPr>
                <w:rFonts w:hint="eastAsia" w:ascii="黑体" w:hAnsi="黑体" w:eastAsia="黑体"/>
                <w:sz w:val="32"/>
                <w:szCs w:val="32"/>
              </w:rPr>
            </w:rPrChange>
            <w14:textFill>
              <w14:solidFill>
                <w14:schemeClr w14:val="tx1"/>
              </w14:solidFill>
            </w14:textFill>
          </w:rPr>
          <w:t xml:space="preserve">第八条 </w:t>
        </w:r>
      </w:ins>
      <w:ins w:id="157" w:author="格格 刘" w:date="2024-07-16T16:21:00Z">
        <w:r>
          <w:rPr>
            <w:rFonts w:hint="eastAsia" w:ascii="方正仿宋_GBK" w:hAnsi="方正仿宋_GBK" w:eastAsia="方正仿宋_GBK" w:cs="方正仿宋_GBK"/>
            <w:color w:val="000000" w:themeColor="text1"/>
            <w:sz w:val="32"/>
            <w:szCs w:val="32"/>
            <w:rPrChange w:id="158"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本会的业务范围：本会在政府和会员之间、会员和会员之间起桥梁和纽带作用。反映会员的愿望和要求，传达政府的意图，协助并接受政府的委托进行全省自行车、电动车行业的管理和服务工作。</w:t>
        </w:r>
      </w:ins>
    </w:p>
    <w:p w14:paraId="4753CAAB">
      <w:pPr>
        <w:adjustRightInd w:val="0"/>
        <w:snapToGrid w:val="0"/>
        <w:spacing w:line="480" w:lineRule="exact"/>
        <w:ind w:firstLine="640" w:firstLineChars="200"/>
        <w:rPr>
          <w:ins w:id="159" w:author="格格 刘" w:date="2024-07-16T16:21:00Z"/>
          <w:rFonts w:hint="eastAsia" w:ascii="方正仿宋_GBK" w:hAnsi="方正仿宋_GBK" w:eastAsia="方正仿宋_GBK" w:cs="方正仿宋_GBK"/>
          <w:color w:val="000000" w:themeColor="text1"/>
          <w:sz w:val="32"/>
          <w:szCs w:val="32"/>
          <w:rPrChange w:id="160" w:author="彭姐江苏协会五月无锡展十月南京" w:date="2024-07-18T11:35:29Z">
            <w:rPr>
              <w:ins w:id="161" w:author="格格 刘" w:date="2024-07-16T16:21:00Z"/>
              <w:rFonts w:ascii="黑体" w:hAnsi="黑体" w:eastAsia="黑体"/>
              <w:sz w:val="32"/>
              <w:szCs w:val="32"/>
            </w:rPr>
          </w:rPrChange>
          <w14:textFill>
            <w14:solidFill>
              <w14:schemeClr w14:val="tx1"/>
            </w14:solidFill>
          </w14:textFill>
        </w:rPr>
      </w:pPr>
      <w:ins w:id="162" w:author="格格 刘" w:date="2024-07-16T16:21:00Z">
        <w:r>
          <w:rPr>
            <w:rFonts w:hint="eastAsia" w:ascii="方正仿宋_GBK" w:hAnsi="方正仿宋_GBK" w:eastAsia="方正仿宋_GBK" w:cs="方正仿宋_GBK"/>
            <w:color w:val="000000" w:themeColor="text1"/>
            <w:sz w:val="32"/>
            <w:szCs w:val="32"/>
            <w:rPrChange w:id="163" w:author="彭姐江苏协会五月无锡展十月南京" w:date="2024-07-18T11:35:29Z">
              <w:rPr>
                <w:rFonts w:hint="eastAsia" w:ascii="黑体" w:hAnsi="黑体" w:eastAsia="黑体"/>
                <w:sz w:val="32"/>
                <w:szCs w:val="32"/>
              </w:rPr>
            </w:rPrChange>
            <w14:textFill>
              <w14:solidFill>
                <w14:schemeClr w14:val="tx1"/>
              </w14:solidFill>
            </w14:textFill>
          </w:rPr>
          <w:t>（一）协调会员之间及其与政府之间的关系。</w:t>
        </w:r>
      </w:ins>
    </w:p>
    <w:p w14:paraId="58F28A9C">
      <w:pPr>
        <w:adjustRightInd w:val="0"/>
        <w:snapToGrid w:val="0"/>
        <w:spacing w:line="480" w:lineRule="exact"/>
        <w:ind w:firstLine="640" w:firstLineChars="200"/>
        <w:rPr>
          <w:ins w:id="164" w:author="格格 刘" w:date="2024-07-16T16:21:00Z"/>
          <w:rFonts w:hint="eastAsia" w:ascii="方正仿宋_GBK" w:hAnsi="方正仿宋_GBK" w:eastAsia="方正仿宋_GBK" w:cs="方正仿宋_GBK"/>
          <w:color w:val="000000" w:themeColor="text1"/>
          <w:sz w:val="32"/>
          <w:szCs w:val="32"/>
          <w:rPrChange w:id="165" w:author="彭姐江苏协会五月无锡展十月南京" w:date="2024-07-18T11:35:29Z">
            <w:rPr>
              <w:ins w:id="166" w:author="格格 刘" w:date="2024-07-16T16:21:00Z"/>
              <w:rFonts w:ascii="黑体" w:hAnsi="黑体" w:eastAsia="黑体"/>
              <w:sz w:val="32"/>
              <w:szCs w:val="32"/>
            </w:rPr>
          </w:rPrChange>
          <w14:textFill>
            <w14:solidFill>
              <w14:schemeClr w14:val="tx1"/>
            </w14:solidFill>
          </w14:textFill>
        </w:rPr>
      </w:pPr>
      <w:ins w:id="167" w:author="格格 刘" w:date="2024-07-16T16:21:00Z">
        <w:r>
          <w:rPr>
            <w:rFonts w:hint="eastAsia" w:ascii="方正仿宋_GBK" w:hAnsi="方正仿宋_GBK" w:eastAsia="方正仿宋_GBK" w:cs="方正仿宋_GBK"/>
            <w:color w:val="000000" w:themeColor="text1"/>
            <w:sz w:val="32"/>
            <w:szCs w:val="32"/>
            <w:rPrChange w:id="168" w:author="彭姐江苏协会五月无锡展十月南京" w:date="2024-07-18T11:35:29Z">
              <w:rPr>
                <w:rFonts w:hint="eastAsia" w:ascii="黑体" w:hAnsi="黑体" w:eastAsia="黑体"/>
                <w:sz w:val="32"/>
                <w:szCs w:val="32"/>
              </w:rPr>
            </w:rPrChange>
            <w14:textFill>
              <w14:solidFill>
                <w14:schemeClr w14:val="tx1"/>
              </w14:solidFill>
            </w14:textFill>
          </w:rPr>
          <w:t>（二）开展对行业基础资料的调查、收集和整理工作，做好行业企业产销的统计工作，研究行业发展方向，向政府有关部门提出行业规划、经济技术政策等方面的建议，并参与有关活动。</w:t>
        </w:r>
      </w:ins>
    </w:p>
    <w:p w14:paraId="637F0554">
      <w:pPr>
        <w:adjustRightInd w:val="0"/>
        <w:snapToGrid w:val="0"/>
        <w:spacing w:line="480" w:lineRule="exact"/>
        <w:ind w:firstLine="640" w:firstLineChars="200"/>
        <w:rPr>
          <w:ins w:id="169" w:author="格格 刘" w:date="2024-07-16T16:21:00Z"/>
          <w:rFonts w:hint="eastAsia" w:ascii="方正仿宋_GBK" w:hAnsi="方正仿宋_GBK" w:eastAsia="方正仿宋_GBK" w:cs="方正仿宋_GBK"/>
          <w:color w:val="000000" w:themeColor="text1"/>
          <w:sz w:val="32"/>
          <w:szCs w:val="32"/>
          <w:rPrChange w:id="170" w:author="彭姐江苏协会五月无锡展十月南京" w:date="2024-07-18T11:35:29Z">
            <w:rPr>
              <w:ins w:id="171" w:author="格格 刘" w:date="2024-07-16T16:21:00Z"/>
              <w:rFonts w:ascii="黑体" w:hAnsi="黑体" w:eastAsia="黑体"/>
              <w:sz w:val="32"/>
              <w:szCs w:val="32"/>
            </w:rPr>
          </w:rPrChange>
          <w14:textFill>
            <w14:solidFill>
              <w14:schemeClr w14:val="tx1"/>
            </w14:solidFill>
          </w14:textFill>
        </w:rPr>
      </w:pPr>
      <w:ins w:id="172" w:author="格格 刘" w:date="2024-07-16T16:21:00Z">
        <w:r>
          <w:rPr>
            <w:rFonts w:hint="eastAsia" w:ascii="方正仿宋_GBK" w:hAnsi="方正仿宋_GBK" w:eastAsia="方正仿宋_GBK" w:cs="方正仿宋_GBK"/>
            <w:color w:val="000000" w:themeColor="text1"/>
            <w:sz w:val="32"/>
            <w:szCs w:val="32"/>
            <w:rPrChange w:id="173" w:author="彭姐江苏协会五月无锡展十月南京" w:date="2024-07-18T11:35:29Z">
              <w:rPr>
                <w:rFonts w:hint="eastAsia" w:ascii="黑体" w:hAnsi="黑体" w:eastAsia="黑体"/>
                <w:sz w:val="32"/>
                <w:szCs w:val="32"/>
              </w:rPr>
            </w:rPrChange>
            <w14:textFill>
              <w14:solidFill>
                <w14:schemeClr w14:val="tx1"/>
              </w14:solidFill>
            </w14:textFill>
          </w:rPr>
          <w:t>（三）开展咨询服务，提供国内外行业技术、经济情报和市场信息，组织交流活动，编辑出版行业刊物。</w:t>
        </w:r>
      </w:ins>
    </w:p>
    <w:p w14:paraId="736A5FBF">
      <w:pPr>
        <w:adjustRightInd w:val="0"/>
        <w:snapToGrid w:val="0"/>
        <w:spacing w:line="480" w:lineRule="exact"/>
        <w:ind w:firstLine="640" w:firstLineChars="200"/>
        <w:rPr>
          <w:ins w:id="174" w:author="格格 刘" w:date="2024-07-17T16:06:00Z"/>
          <w:rFonts w:hint="eastAsia" w:ascii="方正仿宋_GBK" w:hAnsi="方正仿宋_GBK" w:eastAsia="方正仿宋_GBK" w:cs="方正仿宋_GBK"/>
          <w:color w:val="000000" w:themeColor="text1"/>
          <w:sz w:val="32"/>
          <w:szCs w:val="32"/>
          <w:rPrChange w:id="175" w:author="彭姐江苏协会五月无锡展十月南京" w:date="2024-07-18T11:35:29Z">
            <w:rPr>
              <w:ins w:id="176" w:author="格格 刘" w:date="2024-07-17T16:06:00Z"/>
              <w:rFonts w:ascii="黑体" w:hAnsi="黑体" w:eastAsia="黑体"/>
              <w:sz w:val="32"/>
              <w:szCs w:val="32"/>
            </w:rPr>
          </w:rPrChange>
          <w14:textFill>
            <w14:solidFill>
              <w14:schemeClr w14:val="tx1"/>
            </w14:solidFill>
          </w14:textFill>
        </w:rPr>
      </w:pPr>
      <w:ins w:id="177" w:author="格格 刘" w:date="2024-07-16T16:21:00Z">
        <w:r>
          <w:rPr>
            <w:rFonts w:hint="eastAsia" w:ascii="方正仿宋_GBK" w:hAnsi="方正仿宋_GBK" w:eastAsia="方正仿宋_GBK" w:cs="方正仿宋_GBK"/>
            <w:color w:val="000000" w:themeColor="text1"/>
            <w:sz w:val="32"/>
            <w:szCs w:val="32"/>
            <w:rPrChange w:id="178" w:author="彭姐江苏协会五月无锡展十月南京" w:date="2024-07-18T11:35:29Z">
              <w:rPr>
                <w:rFonts w:hint="eastAsia" w:ascii="黑体" w:hAnsi="黑体" w:eastAsia="黑体"/>
                <w:sz w:val="32"/>
                <w:szCs w:val="32"/>
              </w:rPr>
            </w:rPrChange>
            <w14:textFill>
              <w14:solidFill>
                <w14:schemeClr w14:val="tx1"/>
              </w14:solidFill>
            </w14:textFill>
          </w:rPr>
          <w:t>（四）</w:t>
        </w:r>
      </w:ins>
      <w:ins w:id="179" w:author="格格 刘" w:date="2024-07-17T16:06:00Z">
        <w:r>
          <w:rPr>
            <w:rFonts w:hint="eastAsia" w:ascii="方正仿宋_GBK" w:hAnsi="方正仿宋_GBK" w:eastAsia="方正仿宋_GBK" w:cs="方正仿宋_GBK"/>
            <w:color w:val="000000" w:themeColor="text1"/>
            <w:sz w:val="32"/>
            <w:szCs w:val="32"/>
            <w:rPrChange w:id="180" w:author="彭姐江苏协会五月无锡展十月南京" w:date="2024-07-18T11:35:29Z">
              <w:rPr>
                <w:rFonts w:hint="eastAsia" w:ascii="黑体" w:hAnsi="黑体" w:eastAsia="黑体"/>
                <w:sz w:val="32"/>
                <w:szCs w:val="32"/>
              </w:rPr>
            </w:rPrChange>
            <w14:textFill>
              <w14:solidFill>
                <w14:schemeClr w14:val="tx1"/>
              </w14:solidFill>
            </w14:textFill>
          </w:rPr>
          <w:t>采取多种形式组织和协助企业培训各类专业人才，提高行业技术、经营、管理人员的素质。</w:t>
        </w:r>
      </w:ins>
    </w:p>
    <w:p w14:paraId="149ECA2E">
      <w:pPr>
        <w:adjustRightInd w:val="0"/>
        <w:snapToGrid w:val="0"/>
        <w:spacing w:line="480" w:lineRule="exact"/>
        <w:ind w:leftChars="100" w:firstLine="420" w:firstLineChars="200"/>
        <w:rPr>
          <w:ins w:id="182" w:author="格格 刘" w:date="2024-07-16T16:21:00Z"/>
          <w:rFonts w:hint="eastAsia" w:ascii="方正仿宋_GBK" w:hAnsi="方正仿宋_GBK" w:eastAsia="方正仿宋_GBK" w:cs="方正仿宋_GBK"/>
          <w:color w:val="000000" w:themeColor="text1"/>
          <w:sz w:val="32"/>
          <w:szCs w:val="32"/>
          <w:rPrChange w:id="183" w:author="彭姐江苏协会五月无锡展十月南京" w:date="2024-07-18T11:35:29Z">
            <w:rPr>
              <w:ins w:id="184" w:author="格格 刘" w:date="2024-07-16T16:21:00Z"/>
              <w:rFonts w:ascii="黑体" w:hAnsi="黑体" w:eastAsia="黑体"/>
              <w:sz w:val="32"/>
              <w:szCs w:val="32"/>
            </w:rPr>
          </w:rPrChange>
          <w14:textFill>
            <w14:solidFill>
              <w14:schemeClr w14:val="tx1"/>
            </w14:solidFill>
          </w14:textFill>
        </w:rPr>
        <w:pPrChange w:id="181" w:author="彭姐江苏协会五月无锡展十月南京" w:date="2024-07-18T11:36:26Z">
          <w:pPr>
            <w:adjustRightInd w:val="0"/>
            <w:snapToGrid w:val="0"/>
            <w:spacing w:line="480" w:lineRule="exact"/>
            <w:ind w:firstLine="420" w:firstLineChars="200"/>
          </w:pPr>
        </w:pPrChange>
      </w:pPr>
      <w:del w:id="185" w:author="格格 刘" w:date="2024-07-17T16:07:00Z">
        <w:r>
          <w:rPr>
            <w:rFonts w:hint="eastAsia" w:ascii="方正仿宋_GBK" w:hAnsi="方正仿宋_GBK" w:eastAsia="方正仿宋_GBK" w:cs="方正仿宋_GBK"/>
            <w:color w:val="000000" w:themeColor="text1"/>
            <w:rPrChange w:id="186" w:author="彭姐江苏协会五月无锡展十月南京" w:date="2024-07-18T11:35:29Z">
              <w:rPr/>
            </w:rPrChange>
            <w14:textFill>
              <w14:solidFill>
                <w14:schemeClr w14:val="tx1"/>
              </w14:solidFill>
            </w14:textFill>
          </w:rPr>
          <w:commentReference w:id="1"/>
        </w:r>
      </w:del>
      <w:ins w:id="188" w:author="格格 刘" w:date="2024-07-16T16:21:00Z">
        <w:r>
          <w:rPr>
            <w:rFonts w:hint="eastAsia" w:ascii="方正仿宋_GBK" w:hAnsi="方正仿宋_GBK" w:eastAsia="方正仿宋_GBK" w:cs="方正仿宋_GBK"/>
            <w:color w:val="000000" w:themeColor="text1"/>
            <w:sz w:val="32"/>
            <w:szCs w:val="32"/>
            <w:rPrChange w:id="189" w:author="彭姐江苏协会五月无锡展十月南京" w:date="2024-07-18T11:35:29Z">
              <w:rPr>
                <w:rFonts w:hint="eastAsia" w:ascii="黑体" w:hAnsi="黑体" w:eastAsia="黑体"/>
                <w:sz w:val="32"/>
                <w:szCs w:val="32"/>
              </w:rPr>
            </w:rPrChange>
            <w14:textFill>
              <w14:solidFill>
                <w14:schemeClr w14:val="tx1"/>
              </w14:solidFill>
            </w14:textFill>
          </w:rPr>
          <w:t>（五）发展与国内相关组织的联系，在中国自行车协会的指导下加强与兄弟省市自行车协会的联系，参加国内外自行车行业有关组织和会议，开展或参与国家标准、行业标准、团体标准的制订、修订，开展国内外经济技术方面的合资、合作、交流和展销等活动；</w:t>
        </w:r>
      </w:ins>
      <w:ins w:id="190" w:author="格格 刘" w:date="2024-07-17T16:08:00Z">
        <w:r>
          <w:rPr>
            <w:rFonts w:hint="eastAsia" w:ascii="方正仿宋_GBK" w:hAnsi="方正仿宋_GBK" w:eastAsia="方正仿宋_GBK" w:cs="方正仿宋_GBK"/>
            <w:color w:val="000000" w:themeColor="text1"/>
            <w:sz w:val="32"/>
            <w:szCs w:val="32"/>
            <w:rPrChange w:id="191" w:author="彭姐江苏协会五月无锡展十月南京" w:date="2024-07-18T11:35:29Z">
              <w:rPr>
                <w:rFonts w:hint="eastAsia" w:ascii="黑体" w:hAnsi="黑体" w:eastAsia="黑体"/>
                <w:sz w:val="32"/>
                <w:szCs w:val="32"/>
              </w:rPr>
            </w:rPrChange>
            <w14:textFill>
              <w14:solidFill>
                <w14:schemeClr w14:val="tx1"/>
              </w14:solidFill>
            </w14:textFill>
          </w:rPr>
          <w:t>承担政府有关部门及其他社会团体委托的事项。</w:t>
        </w:r>
      </w:ins>
    </w:p>
    <w:p w14:paraId="2F507A4F">
      <w:pPr>
        <w:adjustRightInd w:val="0"/>
        <w:snapToGrid w:val="0"/>
        <w:spacing w:line="480" w:lineRule="exact"/>
        <w:ind w:firstLine="640" w:firstLineChars="200"/>
        <w:rPr>
          <w:ins w:id="192" w:author="格格 刘" w:date="2024-07-17T16:07:00Z"/>
          <w:rFonts w:hint="eastAsia" w:ascii="方正仿宋_GBK" w:hAnsi="方正仿宋_GBK" w:eastAsia="方正仿宋_GBK" w:cs="方正仿宋_GBK"/>
          <w:color w:val="000000" w:themeColor="text1"/>
          <w:sz w:val="32"/>
          <w:szCs w:val="32"/>
          <w:rPrChange w:id="193" w:author="彭姐江苏协会五月无锡展十月南京" w:date="2024-07-18T11:35:29Z">
            <w:rPr>
              <w:ins w:id="194" w:author="格格 刘" w:date="2024-07-17T16:07:00Z"/>
              <w:rFonts w:ascii="黑体" w:hAnsi="黑体" w:eastAsia="黑体"/>
              <w:sz w:val="32"/>
              <w:szCs w:val="32"/>
            </w:rPr>
          </w:rPrChange>
          <w14:textFill>
            <w14:solidFill>
              <w14:schemeClr w14:val="tx1"/>
            </w14:solidFill>
          </w14:textFill>
        </w:rPr>
      </w:pPr>
      <w:ins w:id="195" w:author="格格 刘" w:date="2024-07-16T16:21:00Z">
        <w:r>
          <w:rPr>
            <w:rFonts w:hint="eastAsia" w:ascii="方正仿宋_GBK" w:hAnsi="方正仿宋_GBK" w:eastAsia="方正仿宋_GBK" w:cs="方正仿宋_GBK"/>
            <w:color w:val="000000" w:themeColor="text1"/>
            <w:sz w:val="32"/>
            <w:szCs w:val="32"/>
            <w:rPrChange w:id="196" w:author="彭姐江苏协会五月无锡展十月南京" w:date="2024-07-18T11:35:29Z">
              <w:rPr>
                <w:rFonts w:hint="eastAsia" w:ascii="黑体" w:hAnsi="黑体" w:eastAsia="黑体"/>
                <w:sz w:val="32"/>
                <w:szCs w:val="32"/>
              </w:rPr>
            </w:rPrChange>
            <w14:textFill>
              <w14:solidFill>
                <w14:schemeClr w14:val="tx1"/>
              </w14:solidFill>
            </w14:textFill>
          </w:rPr>
          <w:t>（六）</w:t>
        </w:r>
      </w:ins>
      <w:ins w:id="197" w:author="格格 刘" w:date="2024-07-17T16:07:00Z">
        <w:r>
          <w:rPr>
            <w:rFonts w:hint="eastAsia" w:ascii="方正仿宋_GBK" w:hAnsi="方正仿宋_GBK" w:eastAsia="方正仿宋_GBK" w:cs="方正仿宋_GBK"/>
            <w:color w:val="000000" w:themeColor="text1"/>
            <w:sz w:val="32"/>
            <w:szCs w:val="32"/>
            <w:rPrChange w:id="198" w:author="彭姐江苏协会五月无锡展十月南京" w:date="2024-07-18T11:35:29Z">
              <w:rPr>
                <w:rFonts w:hint="eastAsia" w:ascii="黑体" w:hAnsi="黑体" w:eastAsia="黑体"/>
                <w:sz w:val="32"/>
                <w:szCs w:val="32"/>
              </w:rPr>
            </w:rPrChange>
            <w14:textFill>
              <w14:solidFill>
                <w14:schemeClr w14:val="tx1"/>
              </w14:solidFill>
            </w14:textFill>
          </w:rPr>
          <w:t>开展行业诚信自律建设、保护行业知识产权等活动。</w:t>
        </w:r>
      </w:ins>
    </w:p>
    <w:p w14:paraId="730E56BF">
      <w:pPr>
        <w:adjustRightInd w:val="0"/>
        <w:snapToGrid w:val="0"/>
        <w:spacing w:line="480" w:lineRule="exact"/>
        <w:ind w:firstLine="640" w:firstLineChars="200"/>
        <w:rPr>
          <w:ins w:id="199" w:author="格格 刘" w:date="2024-07-16T16:21:00Z"/>
          <w:rFonts w:hint="eastAsia" w:ascii="方正仿宋_GBK" w:hAnsi="方正仿宋_GBK" w:eastAsia="方正仿宋_GBK" w:cs="方正仿宋_GBK"/>
          <w:color w:val="000000" w:themeColor="text1"/>
          <w:sz w:val="32"/>
          <w:szCs w:val="32"/>
          <w:rPrChange w:id="200" w:author="彭姐江苏协会五月无锡展十月南京" w:date="2024-07-18T11:35:29Z">
            <w:rPr>
              <w:ins w:id="201" w:author="格格 刘" w:date="2024-07-16T16:21:00Z"/>
              <w:rFonts w:ascii="黑体" w:hAnsi="黑体" w:eastAsia="黑体"/>
              <w:sz w:val="32"/>
              <w:szCs w:val="32"/>
            </w:rPr>
          </w:rPrChange>
          <w14:textFill>
            <w14:solidFill>
              <w14:schemeClr w14:val="tx1"/>
            </w14:solidFill>
          </w14:textFill>
        </w:rPr>
      </w:pPr>
      <w:ins w:id="202" w:author="格格 刘" w:date="2024-07-16T16:21:00Z">
        <w:r>
          <w:rPr>
            <w:rFonts w:hint="eastAsia" w:ascii="方正仿宋_GBK" w:hAnsi="方正仿宋_GBK" w:eastAsia="方正仿宋_GBK" w:cs="方正仿宋_GBK"/>
            <w:color w:val="000000" w:themeColor="text1"/>
            <w:sz w:val="32"/>
            <w:szCs w:val="32"/>
            <w:rPrChange w:id="203" w:author="彭姐江苏协会五月无锡展十月南京" w:date="2024-07-18T11:35:29Z">
              <w:rPr>
                <w:rFonts w:hint="eastAsia" w:ascii="黑体" w:hAnsi="黑体" w:eastAsia="黑体"/>
                <w:sz w:val="32"/>
                <w:szCs w:val="32"/>
              </w:rPr>
            </w:rPrChange>
            <w14:textFill>
              <w14:solidFill>
                <w14:schemeClr w14:val="tx1"/>
              </w14:solidFill>
            </w14:textFill>
          </w:rPr>
          <w:t>（七）组织好和本行业产品相关的交易会和展览会，为会员企业展示形象和促进交易提供平台</w:t>
        </w:r>
      </w:ins>
      <w:ins w:id="204" w:author="格格 刘" w:date="2024-07-17T16:08:00Z">
        <w:r>
          <w:rPr>
            <w:rFonts w:hint="eastAsia" w:ascii="方正仿宋_GBK" w:hAnsi="方正仿宋_GBK" w:eastAsia="方正仿宋_GBK" w:cs="方正仿宋_GBK"/>
            <w:color w:val="000000" w:themeColor="text1"/>
            <w:sz w:val="32"/>
            <w:szCs w:val="32"/>
            <w:rPrChange w:id="205" w:author="彭姐江苏协会五月无锡展十月南京" w:date="2024-07-18T11:35:29Z">
              <w:rPr>
                <w:rFonts w:hint="eastAsia" w:ascii="黑体" w:hAnsi="黑体" w:eastAsia="黑体"/>
                <w:sz w:val="32"/>
                <w:szCs w:val="32"/>
              </w:rPr>
            </w:rPrChange>
            <w14:textFill>
              <w14:solidFill>
                <w14:schemeClr w14:val="tx1"/>
              </w14:solidFill>
            </w14:textFill>
          </w:rPr>
          <w:t>。</w:t>
        </w:r>
      </w:ins>
    </w:p>
    <w:p w14:paraId="43CF341F">
      <w:pPr>
        <w:adjustRightInd w:val="0"/>
        <w:snapToGrid w:val="0"/>
        <w:spacing w:line="480" w:lineRule="exact"/>
        <w:ind w:firstLine="640" w:firstLineChars="200"/>
        <w:rPr>
          <w:ins w:id="206" w:author="格格 刘" w:date="2024-07-16T16:21:00Z"/>
          <w:rFonts w:hint="eastAsia" w:ascii="方正仿宋_GBK" w:hAnsi="方正仿宋_GBK" w:eastAsia="方正仿宋_GBK" w:cs="方正仿宋_GBK"/>
          <w:color w:val="000000" w:themeColor="text1"/>
          <w:sz w:val="32"/>
          <w:szCs w:val="32"/>
          <w:rPrChange w:id="207" w:author="彭姐江苏协会五月无锡展十月南京" w:date="2024-07-18T11:35:29Z">
            <w:rPr>
              <w:ins w:id="208" w:author="格格 刘" w:date="2024-07-16T16:21:00Z"/>
              <w:rFonts w:ascii="黑体" w:hAnsi="黑体" w:eastAsia="黑体"/>
              <w:sz w:val="32"/>
              <w:szCs w:val="32"/>
            </w:rPr>
          </w:rPrChange>
          <w14:textFill>
            <w14:solidFill>
              <w14:schemeClr w14:val="tx1"/>
            </w14:solidFill>
          </w14:textFill>
        </w:rPr>
      </w:pPr>
      <w:ins w:id="209" w:author="格格 刘" w:date="2024-07-16T16:21:00Z">
        <w:r>
          <w:rPr>
            <w:rFonts w:hint="eastAsia" w:ascii="方正仿宋_GBK" w:hAnsi="方正仿宋_GBK" w:eastAsia="方正仿宋_GBK" w:cs="方正仿宋_GBK"/>
            <w:color w:val="000000" w:themeColor="text1"/>
            <w:sz w:val="32"/>
            <w:szCs w:val="32"/>
            <w:rPrChange w:id="210" w:author="彭姐江苏协会五月无锡展十月南京" w:date="2024-07-18T11:35:29Z">
              <w:rPr>
                <w:rFonts w:hint="eastAsia" w:ascii="黑体" w:hAnsi="黑体" w:eastAsia="黑体"/>
                <w:sz w:val="32"/>
                <w:szCs w:val="32"/>
              </w:rPr>
            </w:rPrChange>
            <w14:textFill>
              <w14:solidFill>
                <w14:schemeClr w14:val="tx1"/>
              </w14:solidFill>
            </w14:textFill>
          </w:rPr>
          <w:t>（八）开展有利于本行业高质量发展的其他活动。</w:t>
        </w:r>
      </w:ins>
    </w:p>
    <w:p w14:paraId="41A76212">
      <w:pPr>
        <w:adjustRightInd w:val="0"/>
        <w:snapToGrid w:val="0"/>
        <w:spacing w:line="480" w:lineRule="exact"/>
        <w:ind w:firstLine="640" w:firstLineChars="200"/>
        <w:rPr>
          <w:ins w:id="211" w:author="格格 刘" w:date="2024-07-16T16:21:00Z"/>
          <w:rFonts w:hint="eastAsia" w:ascii="方正仿宋_GBK" w:hAnsi="方正仿宋_GBK" w:eastAsia="方正仿宋_GBK" w:cs="方正仿宋_GBK"/>
          <w:color w:val="000000" w:themeColor="text1"/>
          <w:sz w:val="32"/>
          <w:szCs w:val="32"/>
          <w:rPrChange w:id="212" w:author="彭姐江苏协会五月无锡展十月南京" w:date="2024-07-18T11:35:29Z">
            <w:rPr>
              <w:ins w:id="213" w:author="格格 刘" w:date="2024-07-16T16:21:00Z"/>
              <w:rFonts w:ascii="黑体" w:hAnsi="黑体" w:eastAsia="黑体"/>
              <w:sz w:val="32"/>
              <w:szCs w:val="32"/>
            </w:rPr>
          </w:rPrChange>
          <w14:textFill>
            <w14:solidFill>
              <w14:schemeClr w14:val="tx1"/>
            </w14:solidFill>
          </w14:textFill>
        </w:rPr>
      </w:pPr>
      <w:ins w:id="214" w:author="格格 刘" w:date="2024-07-16T16:21:00Z">
        <w:r>
          <w:rPr>
            <w:rFonts w:hint="eastAsia" w:ascii="方正仿宋_GBK" w:hAnsi="方正仿宋_GBK" w:eastAsia="方正仿宋_GBK" w:cs="方正仿宋_GBK"/>
            <w:color w:val="000000" w:themeColor="text1"/>
            <w:sz w:val="32"/>
            <w:szCs w:val="32"/>
            <w:rPrChange w:id="215"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p>
    <w:p w14:paraId="5B629AEA">
      <w:pPr>
        <w:adjustRightInd w:val="0"/>
        <w:snapToGrid w:val="0"/>
        <w:spacing w:line="480" w:lineRule="exact"/>
        <w:jc w:val="center"/>
        <w:rPr>
          <w:ins w:id="216" w:author="格格 刘" w:date="2024-07-16T16:21:00Z"/>
          <w:rFonts w:hint="eastAsia" w:ascii="方正仿宋_GBK" w:hAnsi="方正仿宋_GBK" w:eastAsia="方正仿宋_GBK" w:cs="方正仿宋_GBK"/>
          <w:b/>
          <w:bCs/>
          <w:color w:val="000000" w:themeColor="text1"/>
          <w:sz w:val="32"/>
          <w:szCs w:val="32"/>
          <w:rPrChange w:id="217" w:author="彭姐江苏协会五月无锡展十月南京" w:date="2024-07-18T11:37:19Z">
            <w:rPr>
              <w:ins w:id="218" w:author="格格 刘" w:date="2024-07-16T16:21:00Z"/>
              <w:rFonts w:ascii="黑体" w:hAnsi="黑体" w:eastAsia="黑体"/>
              <w:sz w:val="32"/>
              <w:szCs w:val="32"/>
            </w:rPr>
          </w:rPrChange>
          <w14:textFill>
            <w14:solidFill>
              <w14:schemeClr w14:val="tx1"/>
            </w14:solidFill>
          </w14:textFill>
        </w:rPr>
      </w:pPr>
      <w:ins w:id="219" w:author="格格 刘" w:date="2024-07-16T16:21:00Z">
        <w:r>
          <w:rPr>
            <w:rFonts w:hint="eastAsia" w:ascii="方正仿宋_GBK" w:hAnsi="方正仿宋_GBK" w:eastAsia="方正仿宋_GBK" w:cs="方正仿宋_GBK"/>
            <w:b/>
            <w:bCs/>
            <w:color w:val="000000" w:themeColor="text1"/>
            <w:sz w:val="32"/>
            <w:szCs w:val="32"/>
            <w:rPrChange w:id="220" w:author="彭姐江苏协会五月无锡展十月南京" w:date="2024-07-18T11:37:19Z">
              <w:rPr>
                <w:rFonts w:hint="eastAsia" w:ascii="黑体" w:hAnsi="黑体" w:eastAsia="黑体"/>
                <w:sz w:val="32"/>
                <w:szCs w:val="32"/>
              </w:rPr>
            </w:rPrChange>
            <w14:textFill>
              <w14:solidFill>
                <w14:schemeClr w14:val="tx1"/>
              </w14:solidFill>
            </w14:textFill>
          </w:rPr>
          <w:t>第三章  会  员</w:t>
        </w:r>
      </w:ins>
    </w:p>
    <w:p w14:paraId="3BD46A50">
      <w:pPr>
        <w:autoSpaceDE w:val="0"/>
        <w:adjustRightInd w:val="0"/>
        <w:snapToGrid w:val="0"/>
        <w:spacing w:line="480" w:lineRule="exact"/>
        <w:ind w:firstLine="640" w:firstLineChars="200"/>
        <w:rPr>
          <w:ins w:id="221" w:author="格格 刘" w:date="2024-07-16T16:21:00Z"/>
          <w:rFonts w:hint="eastAsia" w:ascii="方正仿宋_GBK" w:hAnsi="方正仿宋_GBK" w:eastAsia="方正仿宋_GBK" w:cs="方正仿宋_GBK"/>
          <w:color w:val="000000" w:themeColor="text1"/>
          <w:sz w:val="32"/>
          <w:szCs w:val="32"/>
          <w:rPrChange w:id="222" w:author="彭姐江苏协会五月无锡展十月南京" w:date="2024-07-18T11:35:29Z">
            <w:rPr>
              <w:ins w:id="223" w:author="格格 刘" w:date="2024-07-16T16:21:00Z"/>
              <w:rFonts w:ascii="黑体" w:hAnsi="黑体" w:eastAsia="黑体"/>
              <w:sz w:val="32"/>
              <w:szCs w:val="32"/>
            </w:rPr>
          </w:rPrChange>
          <w14:textFill>
            <w14:solidFill>
              <w14:schemeClr w14:val="tx1"/>
            </w14:solidFill>
          </w14:textFill>
        </w:rPr>
      </w:pPr>
      <w:ins w:id="224" w:author="格格 刘" w:date="2024-07-16T16:21:00Z">
        <w:r>
          <w:rPr>
            <w:rFonts w:hint="eastAsia" w:ascii="方正仿宋_GBK" w:hAnsi="方正仿宋_GBK" w:eastAsia="方正仿宋_GBK" w:cs="方正仿宋_GBK"/>
            <w:b/>
            <w:bCs/>
            <w:color w:val="000000" w:themeColor="text1"/>
            <w:sz w:val="32"/>
            <w:szCs w:val="32"/>
            <w:rPrChange w:id="225" w:author="彭姐江苏协会五月无锡展十月南京" w:date="2024-07-18T11:37:25Z">
              <w:rPr>
                <w:rFonts w:hint="eastAsia" w:ascii="黑体" w:hAnsi="黑体" w:eastAsia="黑体"/>
                <w:sz w:val="32"/>
                <w:szCs w:val="32"/>
              </w:rPr>
            </w:rPrChange>
            <w14:textFill>
              <w14:solidFill>
                <w14:schemeClr w14:val="tx1"/>
              </w14:solidFill>
            </w14:textFill>
          </w:rPr>
          <w:t>第九条</w:t>
        </w:r>
      </w:ins>
      <w:ins w:id="226" w:author="格格 刘" w:date="2024-07-16T16:21:00Z">
        <w:r>
          <w:rPr>
            <w:rFonts w:hint="eastAsia" w:ascii="方正仿宋_GBK" w:hAnsi="方正仿宋_GBK" w:eastAsia="方正仿宋_GBK" w:cs="方正仿宋_GBK"/>
            <w:color w:val="000000" w:themeColor="text1"/>
            <w:sz w:val="32"/>
            <w:szCs w:val="32"/>
            <w:rPrChange w:id="227"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本会的会员为单位会员和个人会员，行业性社会团体吸收个人会员加入的，个人会员比例不得超过会员总数的10%。</w:t>
        </w:r>
      </w:ins>
    </w:p>
    <w:p w14:paraId="084025F4">
      <w:pPr>
        <w:autoSpaceDE w:val="0"/>
        <w:adjustRightInd w:val="0"/>
        <w:snapToGrid w:val="0"/>
        <w:spacing w:line="480" w:lineRule="exact"/>
        <w:ind w:firstLine="640" w:firstLineChars="200"/>
        <w:rPr>
          <w:ins w:id="228" w:author="格格 刘" w:date="2024-07-16T16:21:00Z"/>
          <w:rFonts w:hint="eastAsia" w:ascii="方正仿宋_GBK" w:hAnsi="方正仿宋_GBK" w:eastAsia="方正仿宋_GBK" w:cs="方正仿宋_GBK"/>
          <w:color w:val="000000" w:themeColor="text1"/>
          <w:sz w:val="32"/>
          <w:szCs w:val="32"/>
          <w:rPrChange w:id="229" w:author="彭姐江苏协会五月无锡展十月南京" w:date="2024-07-18T11:35:29Z">
            <w:rPr>
              <w:ins w:id="230" w:author="格格 刘" w:date="2024-07-16T16:21:00Z"/>
              <w:rFonts w:ascii="黑体" w:hAnsi="黑体" w:eastAsia="黑体"/>
              <w:sz w:val="32"/>
              <w:szCs w:val="32"/>
            </w:rPr>
          </w:rPrChange>
          <w14:textFill>
            <w14:solidFill>
              <w14:schemeClr w14:val="tx1"/>
            </w14:solidFill>
          </w14:textFill>
        </w:rPr>
      </w:pPr>
      <w:ins w:id="231" w:author="格格 刘" w:date="2024-07-16T16:21:00Z">
        <w:r>
          <w:rPr>
            <w:rFonts w:hint="eastAsia" w:ascii="方正仿宋_GBK" w:hAnsi="方正仿宋_GBK" w:eastAsia="方正仿宋_GBK" w:cs="方正仿宋_GBK"/>
            <w:b/>
            <w:bCs/>
            <w:color w:val="000000" w:themeColor="text1"/>
            <w:sz w:val="32"/>
            <w:szCs w:val="32"/>
            <w:rPrChange w:id="232" w:author="彭姐江苏协会五月无锡展十月南京" w:date="2024-07-18T11:37:28Z">
              <w:rPr>
                <w:rFonts w:hint="eastAsia" w:ascii="黑体" w:hAnsi="黑体" w:eastAsia="黑体"/>
                <w:sz w:val="32"/>
                <w:szCs w:val="32"/>
              </w:rPr>
            </w:rPrChange>
            <w14:textFill>
              <w14:solidFill>
                <w14:schemeClr w14:val="tx1"/>
              </w14:solidFill>
            </w14:textFill>
          </w:rPr>
          <w:t>第十条</w:t>
        </w:r>
      </w:ins>
      <w:ins w:id="233" w:author="格格 刘" w:date="2024-07-16T16:21:00Z">
        <w:r>
          <w:rPr>
            <w:rFonts w:hint="eastAsia" w:ascii="方正仿宋_GBK" w:hAnsi="方正仿宋_GBK" w:eastAsia="方正仿宋_GBK" w:cs="方正仿宋_GBK"/>
            <w:color w:val="000000" w:themeColor="text1"/>
            <w:sz w:val="32"/>
            <w:szCs w:val="32"/>
            <w:rPrChange w:id="234"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本会不强制或者变相强制公民、法人或者其他组织入会。自愿申请加入本会的会员，必须具备下列条件：</w:t>
        </w:r>
      </w:ins>
    </w:p>
    <w:p w14:paraId="6482990B">
      <w:pPr>
        <w:adjustRightInd w:val="0"/>
        <w:snapToGrid w:val="0"/>
        <w:spacing w:line="480" w:lineRule="exact"/>
        <w:ind w:firstLine="640" w:firstLineChars="200"/>
        <w:rPr>
          <w:ins w:id="235" w:author="格格 刘" w:date="2024-07-16T16:21:00Z"/>
          <w:rFonts w:hint="eastAsia" w:ascii="方正仿宋_GBK" w:hAnsi="方正仿宋_GBK" w:eastAsia="方正仿宋_GBK" w:cs="方正仿宋_GBK"/>
          <w:color w:val="000000" w:themeColor="text1"/>
          <w:sz w:val="32"/>
          <w:szCs w:val="32"/>
          <w:rPrChange w:id="236" w:author="彭姐江苏协会五月无锡展十月南京" w:date="2024-07-18T11:35:29Z">
            <w:rPr>
              <w:ins w:id="237" w:author="格格 刘" w:date="2024-07-16T16:21:00Z"/>
              <w:rFonts w:ascii="黑体" w:hAnsi="黑体" w:eastAsia="黑体"/>
              <w:sz w:val="32"/>
              <w:szCs w:val="32"/>
            </w:rPr>
          </w:rPrChange>
          <w14:textFill>
            <w14:solidFill>
              <w14:schemeClr w14:val="tx1"/>
            </w14:solidFill>
          </w14:textFill>
        </w:rPr>
      </w:pPr>
      <w:ins w:id="238" w:author="格格 刘" w:date="2024-07-16T16:21:00Z">
        <w:r>
          <w:rPr>
            <w:rFonts w:hint="eastAsia" w:ascii="方正仿宋_GBK" w:hAnsi="方正仿宋_GBK" w:eastAsia="方正仿宋_GBK" w:cs="方正仿宋_GBK"/>
            <w:color w:val="000000" w:themeColor="text1"/>
            <w:sz w:val="32"/>
            <w:szCs w:val="32"/>
            <w:rPrChange w:id="239" w:author="彭姐江苏协会五月无锡展十月南京" w:date="2024-07-18T11:35:29Z">
              <w:rPr>
                <w:rFonts w:hint="eastAsia" w:ascii="黑体" w:hAnsi="黑体" w:eastAsia="黑体"/>
                <w:sz w:val="32"/>
                <w:szCs w:val="32"/>
              </w:rPr>
            </w:rPrChange>
            <w14:textFill>
              <w14:solidFill>
                <w14:schemeClr w14:val="tx1"/>
              </w14:solidFill>
            </w14:textFill>
          </w:rPr>
          <w:t>（一）拥护本会的章程；</w:t>
        </w:r>
      </w:ins>
    </w:p>
    <w:p w14:paraId="35D29AB4">
      <w:pPr>
        <w:adjustRightInd w:val="0"/>
        <w:snapToGrid w:val="0"/>
        <w:spacing w:line="480" w:lineRule="exact"/>
        <w:ind w:firstLine="640" w:firstLineChars="200"/>
        <w:rPr>
          <w:ins w:id="240" w:author="格格 刘" w:date="2024-07-16T16:21:00Z"/>
          <w:rFonts w:hint="eastAsia" w:ascii="方正仿宋_GBK" w:hAnsi="方正仿宋_GBK" w:eastAsia="方正仿宋_GBK" w:cs="方正仿宋_GBK"/>
          <w:color w:val="000000" w:themeColor="text1"/>
          <w:sz w:val="32"/>
          <w:szCs w:val="32"/>
          <w:rPrChange w:id="241" w:author="彭姐江苏协会五月无锡展十月南京" w:date="2024-07-18T11:35:29Z">
            <w:rPr>
              <w:ins w:id="242" w:author="格格 刘" w:date="2024-07-16T16:21:00Z"/>
              <w:rFonts w:ascii="黑体" w:hAnsi="黑体" w:eastAsia="黑体"/>
              <w:sz w:val="32"/>
              <w:szCs w:val="32"/>
            </w:rPr>
          </w:rPrChange>
          <w14:textFill>
            <w14:solidFill>
              <w14:schemeClr w14:val="tx1"/>
            </w14:solidFill>
          </w14:textFill>
        </w:rPr>
      </w:pPr>
      <w:ins w:id="243" w:author="格格 刘" w:date="2024-07-16T16:21:00Z">
        <w:r>
          <w:rPr>
            <w:rFonts w:hint="eastAsia" w:ascii="方正仿宋_GBK" w:hAnsi="方正仿宋_GBK" w:eastAsia="方正仿宋_GBK" w:cs="方正仿宋_GBK"/>
            <w:color w:val="000000" w:themeColor="text1"/>
            <w:sz w:val="32"/>
            <w:szCs w:val="32"/>
            <w:rPrChange w:id="244" w:author="彭姐江苏协会五月无锡展十月南京" w:date="2024-07-18T11:35:29Z">
              <w:rPr>
                <w:rFonts w:hint="eastAsia" w:ascii="黑体" w:hAnsi="黑体" w:eastAsia="黑体"/>
                <w:sz w:val="32"/>
                <w:szCs w:val="32"/>
              </w:rPr>
            </w:rPrChange>
            <w14:textFill>
              <w14:solidFill>
                <w14:schemeClr w14:val="tx1"/>
              </w14:solidFill>
            </w14:textFill>
          </w:rPr>
          <w:t>（二）有加入本会的意愿；</w:t>
        </w:r>
      </w:ins>
      <w:bookmarkStart w:id="0" w:name="_GoBack"/>
      <w:bookmarkEnd w:id="0"/>
    </w:p>
    <w:p w14:paraId="0820889B">
      <w:pPr>
        <w:adjustRightInd w:val="0"/>
        <w:snapToGrid w:val="0"/>
        <w:spacing w:line="480" w:lineRule="exact"/>
        <w:ind w:firstLine="640" w:firstLineChars="200"/>
        <w:rPr>
          <w:ins w:id="245" w:author="格格 刘" w:date="2024-07-16T16:21:00Z"/>
          <w:rFonts w:hint="eastAsia" w:ascii="方正仿宋_GBK" w:hAnsi="方正仿宋_GBK" w:eastAsia="方正仿宋_GBK" w:cs="方正仿宋_GBK"/>
          <w:color w:val="000000" w:themeColor="text1"/>
          <w:sz w:val="32"/>
          <w:szCs w:val="32"/>
          <w:rPrChange w:id="246" w:author="彭姐江苏协会五月无锡展十月南京" w:date="2024-07-18T11:35:29Z">
            <w:rPr>
              <w:ins w:id="247" w:author="格格 刘" w:date="2024-07-16T16:21:00Z"/>
              <w:rFonts w:ascii="黑体" w:hAnsi="黑体" w:eastAsia="黑体"/>
              <w:sz w:val="32"/>
              <w:szCs w:val="32"/>
            </w:rPr>
          </w:rPrChange>
          <w14:textFill>
            <w14:solidFill>
              <w14:schemeClr w14:val="tx1"/>
            </w14:solidFill>
          </w14:textFill>
        </w:rPr>
      </w:pPr>
      <w:ins w:id="248" w:author="格格 刘" w:date="2024-07-16T16:21:00Z">
        <w:r>
          <w:rPr>
            <w:rFonts w:hint="eastAsia" w:ascii="方正仿宋_GBK" w:hAnsi="方正仿宋_GBK" w:eastAsia="方正仿宋_GBK" w:cs="方正仿宋_GBK"/>
            <w:color w:val="000000" w:themeColor="text1"/>
            <w:sz w:val="32"/>
            <w:szCs w:val="32"/>
            <w:rPrChange w:id="249" w:author="彭姐江苏协会五月无锡展十月南京" w:date="2024-07-18T11:35:29Z">
              <w:rPr>
                <w:rFonts w:hint="eastAsia" w:ascii="黑体" w:hAnsi="黑体" w:eastAsia="黑体"/>
                <w:sz w:val="32"/>
                <w:szCs w:val="32"/>
              </w:rPr>
            </w:rPrChange>
            <w14:textFill>
              <w14:solidFill>
                <w14:schemeClr w14:val="tx1"/>
              </w14:solidFill>
            </w14:textFill>
          </w:rPr>
          <w:t>（三）在自行车、电动车及相关领域内具有一定的影响；</w:t>
        </w:r>
      </w:ins>
    </w:p>
    <w:p w14:paraId="5E9C6F79">
      <w:pPr>
        <w:adjustRightInd w:val="0"/>
        <w:snapToGrid w:val="0"/>
        <w:spacing w:line="480" w:lineRule="exact"/>
        <w:ind w:firstLine="640" w:firstLineChars="200"/>
        <w:rPr>
          <w:ins w:id="250" w:author="格格 刘" w:date="2024-07-16T16:21:00Z"/>
          <w:rFonts w:hint="eastAsia" w:ascii="方正仿宋_GBK" w:hAnsi="方正仿宋_GBK" w:eastAsia="方正仿宋_GBK" w:cs="方正仿宋_GBK"/>
          <w:bCs/>
          <w:color w:val="000000" w:themeColor="text1"/>
          <w:sz w:val="32"/>
          <w:szCs w:val="32"/>
          <w:rPrChange w:id="251" w:author="彭姐江苏协会五月无锡展十月南京" w:date="2024-07-18T11:35:29Z">
            <w:rPr>
              <w:ins w:id="252" w:author="格格 刘" w:date="2024-07-16T16:21:00Z"/>
              <w:rFonts w:ascii="黑体" w:hAnsi="黑体" w:eastAsia="黑体"/>
              <w:bCs/>
              <w:sz w:val="32"/>
              <w:szCs w:val="32"/>
            </w:rPr>
          </w:rPrChange>
          <w14:textFill>
            <w14:solidFill>
              <w14:schemeClr w14:val="tx1"/>
            </w14:solidFill>
          </w14:textFill>
        </w:rPr>
      </w:pPr>
      <w:ins w:id="253" w:author="格格 刘" w:date="2024-07-16T16:21:00Z">
        <w:r>
          <w:rPr>
            <w:rFonts w:hint="eastAsia" w:ascii="方正仿宋_GBK" w:hAnsi="方正仿宋_GBK" w:eastAsia="方正仿宋_GBK" w:cs="方正仿宋_GBK"/>
            <w:color w:val="000000" w:themeColor="text1"/>
            <w:sz w:val="32"/>
            <w:szCs w:val="32"/>
            <w:rPrChange w:id="254" w:author="彭姐江苏协会五月无锡展十月南京" w:date="2024-07-18T11:35:29Z">
              <w:rPr>
                <w:rFonts w:hint="eastAsia" w:ascii="黑体" w:hAnsi="黑体" w:eastAsia="黑体"/>
                <w:sz w:val="32"/>
                <w:szCs w:val="32"/>
              </w:rPr>
            </w:rPrChange>
            <w14:textFill>
              <w14:solidFill>
                <w14:schemeClr w14:val="tx1"/>
              </w14:solidFill>
            </w14:textFill>
          </w:rPr>
          <w:t>（四）单位会员应该是在我省范围内依法登记注册的，从事自行车、电动车及相关产品的生产、经营、科研、服务等企事业单位及</w:t>
        </w:r>
      </w:ins>
      <w:ins w:id="255" w:author="格格 刘" w:date="2024-07-16T16:21:00Z">
        <w:r>
          <w:rPr>
            <w:rFonts w:hint="eastAsia" w:ascii="方正仿宋_GBK" w:hAnsi="方正仿宋_GBK" w:eastAsia="方正仿宋_GBK" w:cs="方正仿宋_GBK"/>
            <w:bCs/>
            <w:color w:val="000000" w:themeColor="text1"/>
            <w:sz w:val="32"/>
            <w:szCs w:val="32"/>
            <w:rPrChange w:id="256" w:author="彭姐江苏协会五月无锡展十月南京" w:date="2024-07-18T11:35:29Z">
              <w:rPr>
                <w:rFonts w:hint="eastAsia" w:ascii="黑体" w:hAnsi="黑体" w:eastAsia="黑体"/>
                <w:bCs/>
                <w:sz w:val="32"/>
                <w:szCs w:val="32"/>
              </w:rPr>
            </w:rPrChange>
            <w14:textFill>
              <w14:solidFill>
                <w14:schemeClr w14:val="tx1"/>
              </w14:solidFill>
            </w14:textFill>
          </w:rPr>
          <w:t>社会组织；</w:t>
        </w:r>
      </w:ins>
    </w:p>
    <w:p w14:paraId="77424E19">
      <w:pPr>
        <w:adjustRightInd w:val="0"/>
        <w:snapToGrid w:val="0"/>
        <w:spacing w:line="480" w:lineRule="exact"/>
        <w:ind w:firstLine="640" w:firstLineChars="200"/>
        <w:rPr>
          <w:ins w:id="257" w:author="格格 刘" w:date="2024-07-16T16:21:00Z"/>
          <w:rFonts w:hint="eastAsia" w:ascii="方正仿宋_GBK" w:hAnsi="方正仿宋_GBK" w:eastAsia="方正仿宋_GBK" w:cs="方正仿宋_GBK"/>
          <w:color w:val="000000" w:themeColor="text1"/>
          <w:sz w:val="32"/>
          <w:szCs w:val="32"/>
          <w:rPrChange w:id="258" w:author="彭姐江苏协会五月无锡展十月南京" w:date="2024-07-18T11:35:29Z">
            <w:rPr>
              <w:ins w:id="259" w:author="格格 刘" w:date="2024-07-16T16:21:00Z"/>
              <w:rFonts w:ascii="黑体" w:hAnsi="黑体" w:eastAsia="黑体"/>
              <w:sz w:val="32"/>
              <w:szCs w:val="32"/>
            </w:rPr>
          </w:rPrChange>
          <w14:textFill>
            <w14:solidFill>
              <w14:schemeClr w14:val="tx1"/>
            </w14:solidFill>
          </w14:textFill>
        </w:rPr>
      </w:pPr>
      <w:ins w:id="260" w:author="格格 刘" w:date="2024-07-16T16:21:00Z">
        <w:r>
          <w:rPr>
            <w:rFonts w:hint="eastAsia" w:ascii="方正仿宋_GBK" w:hAnsi="方正仿宋_GBK" w:eastAsia="方正仿宋_GBK" w:cs="方正仿宋_GBK"/>
            <w:color w:val="000000" w:themeColor="text1"/>
            <w:sz w:val="32"/>
            <w:szCs w:val="32"/>
            <w:rPrChange w:id="261" w:author="彭姐江苏协会五月无锡展十月南京" w:date="2024-07-18T11:35:29Z">
              <w:rPr>
                <w:rFonts w:hint="eastAsia" w:ascii="黑体" w:hAnsi="黑体" w:eastAsia="黑体"/>
                <w:sz w:val="32"/>
                <w:szCs w:val="32"/>
              </w:rPr>
            </w:rPrChange>
            <w14:textFill>
              <w14:solidFill>
                <w14:schemeClr w14:val="tx1"/>
              </w14:solidFill>
            </w14:textFill>
          </w:rPr>
          <w:t>（五）个人会员应该是热爱和关注自行车、电动车行业对发展，我省自行车、电动车工业作出较大贡献的有关人士。</w:t>
        </w:r>
      </w:ins>
    </w:p>
    <w:p w14:paraId="3F1D26E7">
      <w:pPr>
        <w:autoSpaceDE w:val="0"/>
        <w:adjustRightInd w:val="0"/>
        <w:snapToGrid w:val="0"/>
        <w:spacing w:line="480" w:lineRule="exact"/>
        <w:ind w:firstLine="640" w:firstLineChars="200"/>
        <w:rPr>
          <w:ins w:id="262" w:author="格格 刘" w:date="2024-07-16T16:21:00Z"/>
          <w:rFonts w:hint="eastAsia" w:ascii="方正仿宋_GBK" w:hAnsi="方正仿宋_GBK" w:eastAsia="方正仿宋_GBK" w:cs="方正仿宋_GBK"/>
          <w:color w:val="000000" w:themeColor="text1"/>
          <w:sz w:val="32"/>
          <w:szCs w:val="32"/>
          <w:rPrChange w:id="263" w:author="彭姐江苏协会五月无锡展十月南京" w:date="2024-07-18T11:35:29Z">
            <w:rPr>
              <w:ins w:id="264" w:author="格格 刘" w:date="2024-07-16T16:21:00Z"/>
              <w:rFonts w:ascii="黑体" w:hAnsi="黑体" w:eastAsia="黑体"/>
              <w:sz w:val="32"/>
              <w:szCs w:val="32"/>
            </w:rPr>
          </w:rPrChange>
          <w14:textFill>
            <w14:solidFill>
              <w14:schemeClr w14:val="tx1"/>
            </w14:solidFill>
          </w14:textFill>
        </w:rPr>
      </w:pPr>
      <w:ins w:id="265" w:author="格格 刘" w:date="2024-07-16T16:21:00Z">
        <w:r>
          <w:rPr>
            <w:rFonts w:hint="eastAsia" w:ascii="方正仿宋_GBK" w:hAnsi="方正仿宋_GBK" w:eastAsia="方正仿宋_GBK" w:cs="方正仿宋_GBK"/>
            <w:b/>
            <w:bCs/>
            <w:color w:val="000000" w:themeColor="text1"/>
            <w:sz w:val="32"/>
            <w:szCs w:val="32"/>
            <w:rPrChange w:id="266" w:author="彭姐江苏协会五月无锡展十月南京" w:date="2024-07-18T11:37:34Z">
              <w:rPr>
                <w:rFonts w:hint="eastAsia" w:ascii="黑体" w:hAnsi="黑体" w:eastAsia="黑体"/>
                <w:sz w:val="32"/>
                <w:szCs w:val="32"/>
              </w:rPr>
            </w:rPrChange>
            <w14:textFill>
              <w14:solidFill>
                <w14:schemeClr w14:val="tx1"/>
              </w14:solidFill>
            </w14:textFill>
          </w:rPr>
          <w:t>第十一条</w:t>
        </w:r>
      </w:ins>
      <w:ins w:id="267" w:author="格格 刘" w:date="2024-07-16T16:21:00Z">
        <w:r>
          <w:rPr>
            <w:rFonts w:hint="eastAsia" w:ascii="方正仿宋_GBK" w:hAnsi="方正仿宋_GBK" w:eastAsia="方正仿宋_GBK" w:cs="方正仿宋_GBK"/>
            <w:color w:val="000000" w:themeColor="text1"/>
            <w:sz w:val="32"/>
            <w:szCs w:val="32"/>
            <w:rPrChange w:id="268"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会员入会的程序是：</w:t>
        </w:r>
      </w:ins>
    </w:p>
    <w:p w14:paraId="32F5D6CF">
      <w:pPr>
        <w:adjustRightInd w:val="0"/>
        <w:snapToGrid w:val="0"/>
        <w:spacing w:line="480" w:lineRule="exact"/>
        <w:ind w:firstLine="640" w:firstLineChars="200"/>
        <w:rPr>
          <w:ins w:id="269" w:author="格格 刘" w:date="2024-07-16T16:21:00Z"/>
          <w:rFonts w:hint="eastAsia" w:ascii="方正仿宋_GBK" w:hAnsi="方正仿宋_GBK" w:eastAsia="方正仿宋_GBK" w:cs="方正仿宋_GBK"/>
          <w:color w:val="000000" w:themeColor="text1"/>
          <w:sz w:val="32"/>
          <w:szCs w:val="32"/>
          <w:rPrChange w:id="270" w:author="彭姐江苏协会五月无锡展十月南京" w:date="2024-07-18T11:35:29Z">
            <w:rPr>
              <w:ins w:id="271" w:author="格格 刘" w:date="2024-07-16T16:21:00Z"/>
              <w:rFonts w:ascii="黑体" w:hAnsi="黑体" w:eastAsia="黑体"/>
              <w:sz w:val="32"/>
              <w:szCs w:val="32"/>
            </w:rPr>
          </w:rPrChange>
          <w14:textFill>
            <w14:solidFill>
              <w14:schemeClr w14:val="tx1"/>
            </w14:solidFill>
          </w14:textFill>
        </w:rPr>
      </w:pPr>
      <w:ins w:id="272" w:author="格格 刘" w:date="2024-07-16T16:21:00Z">
        <w:r>
          <w:rPr>
            <w:rFonts w:hint="eastAsia" w:ascii="方正仿宋_GBK" w:hAnsi="方正仿宋_GBK" w:eastAsia="方正仿宋_GBK" w:cs="方正仿宋_GBK"/>
            <w:color w:val="000000" w:themeColor="text1"/>
            <w:sz w:val="32"/>
            <w:szCs w:val="32"/>
            <w:rPrChange w:id="273" w:author="彭姐江苏协会五月无锡展十月南京" w:date="2024-07-18T11:35:29Z">
              <w:rPr>
                <w:rFonts w:hint="eastAsia" w:ascii="黑体" w:hAnsi="黑体" w:eastAsia="黑体"/>
                <w:sz w:val="32"/>
                <w:szCs w:val="32"/>
              </w:rPr>
            </w:rPrChange>
            <w14:textFill>
              <w14:solidFill>
                <w14:schemeClr w14:val="tx1"/>
              </w14:solidFill>
            </w14:textFill>
          </w:rPr>
          <w:t>（一）提交入会申请书</w:t>
        </w:r>
      </w:ins>
    </w:p>
    <w:p w14:paraId="790F2815">
      <w:pPr>
        <w:adjustRightInd w:val="0"/>
        <w:snapToGrid w:val="0"/>
        <w:spacing w:line="480" w:lineRule="exact"/>
        <w:ind w:firstLine="640" w:firstLineChars="200"/>
        <w:rPr>
          <w:ins w:id="274" w:author="格格 刘" w:date="2024-07-16T16:21:00Z"/>
          <w:rFonts w:hint="eastAsia" w:ascii="方正仿宋_GBK" w:hAnsi="方正仿宋_GBK" w:eastAsia="方正仿宋_GBK" w:cs="方正仿宋_GBK"/>
          <w:color w:val="000000" w:themeColor="text1"/>
          <w:sz w:val="32"/>
          <w:szCs w:val="32"/>
          <w:rPrChange w:id="275" w:author="彭姐江苏协会五月无锡展十月南京" w:date="2024-07-18T11:35:29Z">
            <w:rPr>
              <w:ins w:id="276" w:author="格格 刘" w:date="2024-07-16T16:21:00Z"/>
              <w:rFonts w:ascii="黑体" w:hAnsi="黑体" w:eastAsia="黑体"/>
              <w:sz w:val="32"/>
              <w:szCs w:val="32"/>
            </w:rPr>
          </w:rPrChange>
          <w14:textFill>
            <w14:solidFill>
              <w14:schemeClr w14:val="tx1"/>
            </w14:solidFill>
          </w14:textFill>
        </w:rPr>
      </w:pPr>
      <w:ins w:id="277" w:author="格格 刘" w:date="2024-07-16T16:21:00Z">
        <w:r>
          <w:rPr>
            <w:rFonts w:hint="eastAsia" w:ascii="方正仿宋_GBK" w:hAnsi="方正仿宋_GBK" w:eastAsia="方正仿宋_GBK" w:cs="方正仿宋_GBK"/>
            <w:color w:val="000000" w:themeColor="text1"/>
            <w:sz w:val="32"/>
            <w:szCs w:val="32"/>
            <w:rPrChange w:id="278" w:author="彭姐江苏协会五月无锡展十月南京" w:date="2024-07-18T11:35:29Z">
              <w:rPr>
                <w:rFonts w:hint="eastAsia" w:ascii="黑体" w:hAnsi="黑体" w:eastAsia="黑体"/>
                <w:sz w:val="32"/>
                <w:szCs w:val="32"/>
              </w:rPr>
            </w:rPrChange>
            <w14:textFill>
              <w14:solidFill>
                <w14:schemeClr w14:val="tx1"/>
              </w14:solidFill>
            </w14:textFill>
          </w:rPr>
          <w:t>1、申请成为本会单位会员需提交：</w:t>
        </w:r>
      </w:ins>
    </w:p>
    <w:p w14:paraId="0F1D2860">
      <w:pPr>
        <w:adjustRightInd w:val="0"/>
        <w:snapToGrid w:val="0"/>
        <w:spacing w:line="480" w:lineRule="exact"/>
        <w:ind w:firstLine="640" w:firstLineChars="200"/>
        <w:rPr>
          <w:ins w:id="279" w:author="格格 刘" w:date="2024-07-16T16:21:00Z"/>
          <w:rFonts w:hint="eastAsia" w:ascii="方正仿宋_GBK" w:hAnsi="方正仿宋_GBK" w:eastAsia="方正仿宋_GBK" w:cs="方正仿宋_GBK"/>
          <w:color w:val="000000" w:themeColor="text1"/>
          <w:sz w:val="32"/>
          <w:szCs w:val="32"/>
          <w:rPrChange w:id="280" w:author="彭姐江苏协会五月无锡展十月南京" w:date="2024-07-18T11:35:29Z">
            <w:rPr>
              <w:ins w:id="281" w:author="格格 刘" w:date="2024-07-16T16:21:00Z"/>
              <w:rFonts w:ascii="黑体" w:hAnsi="黑体" w:eastAsia="黑体"/>
              <w:sz w:val="32"/>
              <w:szCs w:val="32"/>
            </w:rPr>
          </w:rPrChange>
          <w14:textFill>
            <w14:solidFill>
              <w14:schemeClr w14:val="tx1"/>
            </w14:solidFill>
          </w14:textFill>
        </w:rPr>
      </w:pPr>
      <w:ins w:id="282" w:author="格格 刘" w:date="2024-07-16T16:21:00Z">
        <w:r>
          <w:rPr>
            <w:rFonts w:hint="eastAsia" w:ascii="方正仿宋_GBK" w:hAnsi="方正仿宋_GBK" w:eastAsia="方正仿宋_GBK" w:cs="方正仿宋_GBK"/>
            <w:color w:val="000000" w:themeColor="text1"/>
            <w:sz w:val="32"/>
            <w:szCs w:val="32"/>
            <w:rPrChange w:id="283" w:author="彭姐江苏协会五月无锡展十月南京" w:date="2024-07-18T11:35:29Z">
              <w:rPr>
                <w:rFonts w:hint="eastAsia" w:ascii="黑体" w:hAnsi="黑体" w:eastAsia="黑体"/>
                <w:sz w:val="32"/>
                <w:szCs w:val="32"/>
              </w:rPr>
            </w:rPrChange>
            <w14:textFill>
              <w14:solidFill>
                <w14:schemeClr w14:val="tx1"/>
              </w14:solidFill>
            </w14:textFill>
          </w:rPr>
          <w:t>（1）如实填写的《江苏省自行车电动车协会入会申请表》，并加盖本单位公章；</w:t>
        </w:r>
      </w:ins>
    </w:p>
    <w:p w14:paraId="53BBDE95">
      <w:pPr>
        <w:adjustRightInd w:val="0"/>
        <w:snapToGrid w:val="0"/>
        <w:spacing w:line="480" w:lineRule="exact"/>
        <w:ind w:firstLine="640" w:firstLineChars="200"/>
        <w:rPr>
          <w:ins w:id="284" w:author="格格 刘" w:date="2024-07-16T16:21:00Z"/>
          <w:rFonts w:hint="eastAsia" w:ascii="方正仿宋_GBK" w:hAnsi="方正仿宋_GBK" w:eastAsia="方正仿宋_GBK" w:cs="方正仿宋_GBK"/>
          <w:color w:val="000000" w:themeColor="text1"/>
          <w:sz w:val="32"/>
          <w:szCs w:val="32"/>
          <w:rPrChange w:id="285" w:author="彭姐江苏协会五月无锡展十月南京" w:date="2024-07-18T11:35:29Z">
            <w:rPr>
              <w:ins w:id="286" w:author="格格 刘" w:date="2024-07-16T16:21:00Z"/>
              <w:rFonts w:ascii="黑体" w:hAnsi="黑体" w:eastAsia="黑体"/>
              <w:sz w:val="32"/>
              <w:szCs w:val="32"/>
            </w:rPr>
          </w:rPrChange>
          <w14:textFill>
            <w14:solidFill>
              <w14:schemeClr w14:val="tx1"/>
            </w14:solidFill>
          </w14:textFill>
        </w:rPr>
      </w:pPr>
      <w:ins w:id="287" w:author="格格 刘" w:date="2024-07-16T16:21:00Z">
        <w:r>
          <w:rPr>
            <w:rFonts w:hint="eastAsia" w:ascii="方正仿宋_GBK" w:hAnsi="方正仿宋_GBK" w:eastAsia="方正仿宋_GBK" w:cs="方正仿宋_GBK"/>
            <w:color w:val="000000" w:themeColor="text1"/>
            <w:sz w:val="32"/>
            <w:szCs w:val="32"/>
            <w:rPrChange w:id="288" w:author="彭姐江苏协会五月无锡展十月南京" w:date="2024-07-18T11:35:29Z">
              <w:rPr>
                <w:rFonts w:hint="eastAsia" w:ascii="黑体" w:hAnsi="黑体" w:eastAsia="黑体"/>
                <w:sz w:val="32"/>
                <w:szCs w:val="32"/>
              </w:rPr>
            </w:rPrChange>
            <w14:textFill>
              <w14:solidFill>
                <w14:schemeClr w14:val="tx1"/>
              </w14:solidFill>
            </w14:textFill>
          </w:rPr>
          <w:t>（2）缴纳入会申请费；</w:t>
        </w:r>
      </w:ins>
    </w:p>
    <w:p w14:paraId="291BC186">
      <w:pPr>
        <w:adjustRightInd w:val="0"/>
        <w:snapToGrid w:val="0"/>
        <w:spacing w:line="480" w:lineRule="exact"/>
        <w:ind w:firstLine="640" w:firstLineChars="200"/>
        <w:rPr>
          <w:ins w:id="289" w:author="格格 刘" w:date="2024-07-16T16:21:00Z"/>
          <w:rFonts w:hint="eastAsia" w:ascii="方正仿宋_GBK" w:hAnsi="方正仿宋_GBK" w:eastAsia="方正仿宋_GBK" w:cs="方正仿宋_GBK"/>
          <w:color w:val="000000" w:themeColor="text1"/>
          <w:sz w:val="32"/>
          <w:szCs w:val="32"/>
          <w:rPrChange w:id="290" w:author="彭姐江苏协会五月无锡展十月南京" w:date="2024-07-18T11:35:29Z">
            <w:rPr>
              <w:ins w:id="291" w:author="格格 刘" w:date="2024-07-16T16:21:00Z"/>
              <w:rFonts w:ascii="黑体" w:hAnsi="黑体" w:eastAsia="黑体"/>
              <w:sz w:val="32"/>
              <w:szCs w:val="32"/>
            </w:rPr>
          </w:rPrChange>
          <w14:textFill>
            <w14:solidFill>
              <w14:schemeClr w14:val="tx1"/>
            </w14:solidFill>
          </w14:textFill>
        </w:rPr>
      </w:pPr>
      <w:ins w:id="292" w:author="格格 刘" w:date="2024-07-16T16:21:00Z">
        <w:r>
          <w:rPr>
            <w:rFonts w:hint="eastAsia" w:ascii="方正仿宋_GBK" w:hAnsi="方正仿宋_GBK" w:eastAsia="方正仿宋_GBK" w:cs="方正仿宋_GBK"/>
            <w:color w:val="000000" w:themeColor="text1"/>
            <w:sz w:val="32"/>
            <w:szCs w:val="32"/>
            <w:rPrChange w:id="293" w:author="彭姐江苏协会五月无锡展十月南京" w:date="2024-07-18T11:35:29Z">
              <w:rPr>
                <w:rFonts w:hint="eastAsia" w:ascii="黑体" w:hAnsi="黑体" w:eastAsia="黑体"/>
                <w:sz w:val="32"/>
                <w:szCs w:val="32"/>
              </w:rPr>
            </w:rPrChange>
            <w14:textFill>
              <w14:solidFill>
                <w14:schemeClr w14:val="tx1"/>
              </w14:solidFill>
            </w14:textFill>
          </w:rPr>
          <w:t>（3）法人登记证书的复印件；</w:t>
        </w:r>
      </w:ins>
    </w:p>
    <w:p w14:paraId="7B9672A2">
      <w:pPr>
        <w:adjustRightInd w:val="0"/>
        <w:snapToGrid w:val="0"/>
        <w:spacing w:line="480" w:lineRule="exact"/>
        <w:ind w:firstLine="640" w:firstLineChars="200"/>
        <w:rPr>
          <w:ins w:id="294" w:author="格格 刘" w:date="2024-07-16T16:21:00Z"/>
          <w:rFonts w:hint="eastAsia" w:ascii="方正仿宋_GBK" w:hAnsi="方正仿宋_GBK" w:eastAsia="方正仿宋_GBK" w:cs="方正仿宋_GBK"/>
          <w:color w:val="000000" w:themeColor="text1"/>
          <w:sz w:val="32"/>
          <w:szCs w:val="32"/>
          <w:rPrChange w:id="295" w:author="彭姐江苏协会五月无锡展十月南京" w:date="2024-07-18T11:35:29Z">
            <w:rPr>
              <w:ins w:id="296" w:author="格格 刘" w:date="2024-07-16T16:21:00Z"/>
              <w:rFonts w:ascii="黑体" w:hAnsi="黑体" w:eastAsia="黑体"/>
              <w:sz w:val="32"/>
              <w:szCs w:val="32"/>
            </w:rPr>
          </w:rPrChange>
          <w14:textFill>
            <w14:solidFill>
              <w14:schemeClr w14:val="tx1"/>
            </w14:solidFill>
          </w14:textFill>
        </w:rPr>
      </w:pPr>
      <w:ins w:id="297" w:author="格格 刘" w:date="2024-07-16T16:21:00Z">
        <w:r>
          <w:rPr>
            <w:rFonts w:hint="eastAsia" w:ascii="方正仿宋_GBK" w:hAnsi="方正仿宋_GBK" w:eastAsia="方正仿宋_GBK" w:cs="方正仿宋_GBK"/>
            <w:color w:val="000000" w:themeColor="text1"/>
            <w:sz w:val="32"/>
            <w:szCs w:val="32"/>
            <w:rPrChange w:id="298" w:author="彭姐江苏协会五月无锡展十月南京" w:date="2024-07-18T11:35:29Z">
              <w:rPr>
                <w:rFonts w:hint="eastAsia" w:ascii="黑体" w:hAnsi="黑体" w:eastAsia="黑体"/>
                <w:sz w:val="32"/>
                <w:szCs w:val="32"/>
              </w:rPr>
            </w:rPrChange>
            <w14:textFill>
              <w14:solidFill>
                <w14:schemeClr w14:val="tx1"/>
              </w14:solidFill>
            </w14:textFill>
          </w:rPr>
          <w:t>2、申请成为本会个人会员需提交：</w:t>
        </w:r>
      </w:ins>
    </w:p>
    <w:p w14:paraId="2C981977">
      <w:pPr>
        <w:adjustRightInd w:val="0"/>
        <w:snapToGrid w:val="0"/>
        <w:spacing w:line="480" w:lineRule="exact"/>
        <w:ind w:firstLine="640" w:firstLineChars="200"/>
        <w:rPr>
          <w:ins w:id="299" w:author="格格 刘" w:date="2024-07-16T16:21:00Z"/>
          <w:rFonts w:hint="eastAsia" w:ascii="方正仿宋_GBK" w:hAnsi="方正仿宋_GBK" w:eastAsia="方正仿宋_GBK" w:cs="方正仿宋_GBK"/>
          <w:color w:val="000000" w:themeColor="text1"/>
          <w:sz w:val="32"/>
          <w:szCs w:val="32"/>
          <w:rPrChange w:id="300" w:author="彭姐江苏协会五月无锡展十月南京" w:date="2024-07-18T11:35:29Z">
            <w:rPr>
              <w:ins w:id="301" w:author="格格 刘" w:date="2024-07-16T16:21:00Z"/>
              <w:rFonts w:ascii="黑体" w:hAnsi="黑体" w:eastAsia="黑体"/>
              <w:sz w:val="32"/>
              <w:szCs w:val="32"/>
            </w:rPr>
          </w:rPrChange>
          <w14:textFill>
            <w14:solidFill>
              <w14:schemeClr w14:val="tx1"/>
            </w14:solidFill>
          </w14:textFill>
        </w:rPr>
      </w:pPr>
      <w:ins w:id="302" w:author="格格 刘" w:date="2024-07-16T16:21:00Z">
        <w:r>
          <w:rPr>
            <w:rFonts w:hint="eastAsia" w:ascii="方正仿宋_GBK" w:hAnsi="方正仿宋_GBK" w:eastAsia="方正仿宋_GBK" w:cs="方正仿宋_GBK"/>
            <w:color w:val="000000" w:themeColor="text1"/>
            <w:sz w:val="32"/>
            <w:szCs w:val="32"/>
            <w:rPrChange w:id="303" w:author="彭姐江苏协会五月无锡展十月南京" w:date="2024-07-18T11:35:29Z">
              <w:rPr>
                <w:rFonts w:hint="eastAsia" w:ascii="黑体" w:hAnsi="黑体" w:eastAsia="黑体"/>
                <w:sz w:val="32"/>
                <w:szCs w:val="32"/>
              </w:rPr>
            </w:rPrChange>
            <w14:textFill>
              <w14:solidFill>
                <w14:schemeClr w14:val="tx1"/>
              </w14:solidFill>
            </w14:textFill>
          </w:rPr>
          <w:t>（1）要求入会的书面申请书及本人身份证复印件；</w:t>
        </w:r>
      </w:ins>
    </w:p>
    <w:p w14:paraId="0474B6B4">
      <w:pPr>
        <w:adjustRightInd w:val="0"/>
        <w:snapToGrid w:val="0"/>
        <w:spacing w:line="480" w:lineRule="exact"/>
        <w:ind w:firstLine="640" w:firstLineChars="200"/>
        <w:rPr>
          <w:ins w:id="304" w:author="格格 刘" w:date="2024-07-16T16:21:00Z"/>
          <w:rFonts w:hint="eastAsia" w:ascii="方正仿宋_GBK" w:hAnsi="方正仿宋_GBK" w:eastAsia="方正仿宋_GBK" w:cs="方正仿宋_GBK"/>
          <w:color w:val="000000" w:themeColor="text1"/>
          <w:sz w:val="32"/>
          <w:szCs w:val="32"/>
          <w:rPrChange w:id="305" w:author="彭姐江苏协会五月无锡展十月南京" w:date="2024-07-18T11:35:29Z">
            <w:rPr>
              <w:ins w:id="306" w:author="格格 刘" w:date="2024-07-16T16:21:00Z"/>
              <w:rFonts w:ascii="黑体" w:hAnsi="黑体" w:eastAsia="黑体"/>
              <w:sz w:val="32"/>
              <w:szCs w:val="32"/>
            </w:rPr>
          </w:rPrChange>
          <w14:textFill>
            <w14:solidFill>
              <w14:schemeClr w14:val="tx1"/>
            </w14:solidFill>
          </w14:textFill>
        </w:rPr>
      </w:pPr>
      <w:ins w:id="307" w:author="格格 刘" w:date="2024-07-16T16:21:00Z">
        <w:r>
          <w:rPr>
            <w:rFonts w:hint="eastAsia" w:ascii="方正仿宋_GBK" w:hAnsi="方正仿宋_GBK" w:eastAsia="方正仿宋_GBK" w:cs="方正仿宋_GBK"/>
            <w:color w:val="000000" w:themeColor="text1"/>
            <w:sz w:val="32"/>
            <w:szCs w:val="32"/>
            <w:rPrChange w:id="308" w:author="彭姐江苏协会五月无锡展十月南京" w:date="2024-07-18T11:35:29Z">
              <w:rPr>
                <w:rFonts w:hint="eastAsia" w:ascii="黑体" w:hAnsi="黑体" w:eastAsia="黑体"/>
                <w:sz w:val="32"/>
                <w:szCs w:val="32"/>
              </w:rPr>
            </w:rPrChange>
            <w14:textFill>
              <w14:solidFill>
                <w14:schemeClr w14:val="tx1"/>
              </w14:solidFill>
            </w14:textFill>
          </w:rPr>
          <w:t>（2）填写《江苏省自行车电动车协会个人会员登记表》；</w:t>
        </w:r>
      </w:ins>
    </w:p>
    <w:p w14:paraId="764C8F8C">
      <w:pPr>
        <w:adjustRightInd w:val="0"/>
        <w:snapToGrid w:val="0"/>
        <w:spacing w:line="480" w:lineRule="exact"/>
        <w:ind w:firstLine="640" w:firstLineChars="200"/>
        <w:rPr>
          <w:ins w:id="309" w:author="格格 刘" w:date="2024-07-16T16:21:00Z"/>
          <w:rFonts w:hint="eastAsia" w:ascii="方正仿宋_GBK" w:hAnsi="方正仿宋_GBK" w:eastAsia="方正仿宋_GBK" w:cs="方正仿宋_GBK"/>
          <w:color w:val="000000" w:themeColor="text1"/>
          <w:sz w:val="32"/>
          <w:szCs w:val="32"/>
          <w:rPrChange w:id="310" w:author="彭姐江苏协会五月无锡展十月南京" w:date="2024-07-18T11:35:29Z">
            <w:rPr>
              <w:ins w:id="311" w:author="格格 刘" w:date="2024-07-16T16:21:00Z"/>
              <w:rFonts w:ascii="黑体" w:hAnsi="黑体" w:eastAsia="黑体"/>
              <w:sz w:val="32"/>
              <w:szCs w:val="32"/>
            </w:rPr>
          </w:rPrChange>
          <w14:textFill>
            <w14:solidFill>
              <w14:schemeClr w14:val="tx1"/>
            </w14:solidFill>
          </w14:textFill>
        </w:rPr>
      </w:pPr>
      <w:ins w:id="312" w:author="格格 刘" w:date="2024-07-16T16:21:00Z">
        <w:r>
          <w:rPr>
            <w:rFonts w:hint="eastAsia" w:ascii="方正仿宋_GBK" w:hAnsi="方正仿宋_GBK" w:eastAsia="方正仿宋_GBK" w:cs="方正仿宋_GBK"/>
            <w:color w:val="000000" w:themeColor="text1"/>
            <w:sz w:val="32"/>
            <w:szCs w:val="32"/>
            <w:rPrChange w:id="313" w:author="彭姐江苏协会五月无锡展十月南京" w:date="2024-07-18T11:35:29Z">
              <w:rPr>
                <w:rFonts w:hint="eastAsia" w:ascii="黑体" w:hAnsi="黑体" w:eastAsia="黑体"/>
                <w:sz w:val="32"/>
                <w:szCs w:val="32"/>
              </w:rPr>
            </w:rPrChange>
            <w14:textFill>
              <w14:solidFill>
                <w14:schemeClr w14:val="tx1"/>
              </w14:solidFill>
            </w14:textFill>
          </w:rPr>
          <w:t>（二）经理事会审议通过；</w:t>
        </w:r>
      </w:ins>
    </w:p>
    <w:p w14:paraId="69EDE350">
      <w:pPr>
        <w:autoSpaceDE w:val="0"/>
        <w:adjustRightInd w:val="0"/>
        <w:snapToGrid w:val="0"/>
        <w:spacing w:line="480" w:lineRule="exact"/>
        <w:ind w:firstLine="640" w:firstLineChars="200"/>
        <w:rPr>
          <w:ins w:id="314" w:author="格格 刘" w:date="2024-07-16T16:21:00Z"/>
          <w:rFonts w:hint="eastAsia" w:ascii="方正仿宋_GBK" w:hAnsi="方正仿宋_GBK" w:eastAsia="方正仿宋_GBK" w:cs="方正仿宋_GBK"/>
          <w:color w:val="000000" w:themeColor="text1"/>
          <w:sz w:val="32"/>
          <w:szCs w:val="32"/>
          <w:rPrChange w:id="315" w:author="彭姐江苏协会五月无锡展十月南京" w:date="2024-07-18T11:35:29Z">
            <w:rPr>
              <w:ins w:id="316" w:author="格格 刘" w:date="2024-07-16T16:21:00Z"/>
              <w:rFonts w:ascii="黑体" w:hAnsi="黑体" w:eastAsia="黑体"/>
              <w:sz w:val="32"/>
              <w:szCs w:val="32"/>
            </w:rPr>
          </w:rPrChange>
          <w14:textFill>
            <w14:solidFill>
              <w14:schemeClr w14:val="tx1"/>
            </w14:solidFill>
          </w14:textFill>
        </w:rPr>
      </w:pPr>
      <w:ins w:id="317" w:author="格格 刘" w:date="2024-07-16T16:21:00Z">
        <w:r>
          <w:rPr>
            <w:rFonts w:hint="eastAsia" w:ascii="方正仿宋_GBK" w:hAnsi="方正仿宋_GBK" w:eastAsia="方正仿宋_GBK" w:cs="方正仿宋_GBK"/>
            <w:color w:val="000000" w:themeColor="text1"/>
            <w:sz w:val="32"/>
            <w:szCs w:val="32"/>
            <w:rPrChange w:id="318" w:author="彭姐江苏协会五月无锡展十月南京" w:date="2024-07-18T11:35:29Z">
              <w:rPr>
                <w:rFonts w:hint="eastAsia" w:ascii="黑体" w:hAnsi="黑体" w:eastAsia="黑体"/>
                <w:sz w:val="32"/>
                <w:szCs w:val="32"/>
              </w:rPr>
            </w:rPrChange>
            <w14:textFill>
              <w14:solidFill>
                <w14:schemeClr w14:val="tx1"/>
              </w14:solidFill>
            </w14:textFill>
          </w:rPr>
          <w:t>（三）颁发会员证并公告。</w:t>
        </w:r>
      </w:ins>
    </w:p>
    <w:p w14:paraId="67097FC7">
      <w:pPr>
        <w:autoSpaceDE w:val="0"/>
        <w:adjustRightInd w:val="0"/>
        <w:snapToGrid w:val="0"/>
        <w:spacing w:line="480" w:lineRule="exact"/>
        <w:ind w:firstLine="640" w:firstLineChars="200"/>
        <w:rPr>
          <w:ins w:id="319" w:author="格格 刘" w:date="2024-07-16T16:21:00Z"/>
          <w:rFonts w:hint="eastAsia" w:ascii="方正仿宋_GBK" w:hAnsi="方正仿宋_GBK" w:eastAsia="方正仿宋_GBK" w:cs="方正仿宋_GBK"/>
          <w:color w:val="000000" w:themeColor="text1"/>
          <w:sz w:val="32"/>
          <w:szCs w:val="32"/>
          <w:rPrChange w:id="320" w:author="彭姐江苏协会五月无锡展十月南京" w:date="2024-07-18T11:35:29Z">
            <w:rPr>
              <w:ins w:id="321" w:author="格格 刘" w:date="2024-07-16T16:21:00Z"/>
              <w:rFonts w:ascii="黑体" w:hAnsi="黑体" w:eastAsia="黑体"/>
              <w:sz w:val="32"/>
              <w:szCs w:val="32"/>
            </w:rPr>
          </w:rPrChange>
          <w14:textFill>
            <w14:solidFill>
              <w14:schemeClr w14:val="tx1"/>
            </w14:solidFill>
          </w14:textFill>
        </w:rPr>
      </w:pPr>
      <w:ins w:id="322" w:author="格格 刘" w:date="2024-07-16T16:21:00Z">
        <w:r>
          <w:rPr>
            <w:rFonts w:hint="eastAsia" w:ascii="方正仿宋_GBK" w:hAnsi="方正仿宋_GBK" w:eastAsia="方正仿宋_GBK" w:cs="方正仿宋_GBK"/>
            <w:b/>
            <w:bCs/>
            <w:color w:val="000000" w:themeColor="text1"/>
            <w:sz w:val="32"/>
            <w:szCs w:val="32"/>
            <w:rPrChange w:id="323" w:author="彭姐江苏协会五月无锡展十月南京" w:date="2024-07-18T11:37:49Z">
              <w:rPr>
                <w:rFonts w:hint="eastAsia" w:ascii="黑体" w:hAnsi="黑体" w:eastAsia="黑体"/>
                <w:sz w:val="32"/>
                <w:szCs w:val="32"/>
              </w:rPr>
            </w:rPrChange>
            <w14:textFill>
              <w14:solidFill>
                <w14:schemeClr w14:val="tx1"/>
              </w14:solidFill>
            </w14:textFill>
          </w:rPr>
          <w:t xml:space="preserve">第十二条 </w:t>
        </w:r>
      </w:ins>
      <w:ins w:id="324" w:author="格格 刘" w:date="2024-07-16T16:21:00Z">
        <w:r>
          <w:rPr>
            <w:rFonts w:hint="eastAsia" w:ascii="方正仿宋_GBK" w:hAnsi="方正仿宋_GBK" w:eastAsia="方正仿宋_GBK" w:cs="方正仿宋_GBK"/>
            <w:color w:val="000000" w:themeColor="text1"/>
            <w:sz w:val="32"/>
            <w:szCs w:val="32"/>
            <w:rPrChange w:id="325"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会员享有下列权利：</w:t>
        </w:r>
      </w:ins>
    </w:p>
    <w:p w14:paraId="71F87B48">
      <w:pPr>
        <w:adjustRightInd w:val="0"/>
        <w:snapToGrid w:val="0"/>
        <w:spacing w:line="480" w:lineRule="exact"/>
        <w:ind w:firstLine="640" w:firstLineChars="200"/>
        <w:rPr>
          <w:ins w:id="326" w:author="格格 刘" w:date="2024-07-16T16:21:00Z"/>
          <w:rFonts w:hint="eastAsia" w:ascii="方正仿宋_GBK" w:hAnsi="方正仿宋_GBK" w:eastAsia="方正仿宋_GBK" w:cs="方正仿宋_GBK"/>
          <w:color w:val="000000" w:themeColor="text1"/>
          <w:sz w:val="32"/>
          <w:szCs w:val="32"/>
          <w:rPrChange w:id="327" w:author="彭姐江苏协会五月无锡展十月南京" w:date="2024-07-18T11:35:29Z">
            <w:rPr>
              <w:ins w:id="328" w:author="格格 刘" w:date="2024-07-16T16:21:00Z"/>
              <w:rFonts w:ascii="黑体" w:hAnsi="黑体" w:eastAsia="黑体"/>
              <w:sz w:val="32"/>
              <w:szCs w:val="32"/>
            </w:rPr>
          </w:rPrChange>
          <w14:textFill>
            <w14:solidFill>
              <w14:schemeClr w14:val="tx1"/>
            </w14:solidFill>
          </w14:textFill>
        </w:rPr>
      </w:pPr>
      <w:ins w:id="329" w:author="格格 刘" w:date="2024-07-16T16:21:00Z">
        <w:r>
          <w:rPr>
            <w:rFonts w:hint="eastAsia" w:ascii="方正仿宋_GBK" w:hAnsi="方正仿宋_GBK" w:eastAsia="方正仿宋_GBK" w:cs="方正仿宋_GBK"/>
            <w:color w:val="000000" w:themeColor="text1"/>
            <w:sz w:val="32"/>
            <w:szCs w:val="32"/>
            <w:rPrChange w:id="330" w:author="彭姐江苏协会五月无锡展十月南京" w:date="2024-07-18T11:35:29Z">
              <w:rPr>
                <w:rFonts w:hint="eastAsia" w:ascii="黑体" w:hAnsi="黑体" w:eastAsia="黑体"/>
                <w:sz w:val="32"/>
                <w:szCs w:val="32"/>
              </w:rPr>
            </w:rPrChange>
            <w14:textFill>
              <w14:solidFill>
                <w14:schemeClr w14:val="tx1"/>
              </w14:solidFill>
            </w14:textFill>
          </w:rPr>
          <w:t>（一）本会的选举权、被选举权和表决权；</w:t>
        </w:r>
      </w:ins>
    </w:p>
    <w:p w14:paraId="245CBD31">
      <w:pPr>
        <w:adjustRightInd w:val="0"/>
        <w:snapToGrid w:val="0"/>
        <w:spacing w:line="480" w:lineRule="exact"/>
        <w:ind w:firstLine="640" w:firstLineChars="200"/>
        <w:rPr>
          <w:ins w:id="331" w:author="格格 刘" w:date="2024-07-16T16:21:00Z"/>
          <w:del w:id="332" w:author="翟靓雅" w:date="2024-07-17T09:19:00Z"/>
          <w:rFonts w:hint="eastAsia" w:ascii="方正仿宋_GBK" w:hAnsi="方正仿宋_GBK" w:eastAsia="方正仿宋_GBK" w:cs="方正仿宋_GBK"/>
          <w:color w:val="000000" w:themeColor="text1"/>
          <w:sz w:val="32"/>
          <w:szCs w:val="32"/>
          <w:rPrChange w:id="333" w:author="彭姐江苏协会五月无锡展十月南京" w:date="2024-07-18T11:35:29Z">
            <w:rPr>
              <w:ins w:id="334" w:author="格格 刘" w:date="2024-07-16T16:21:00Z"/>
              <w:del w:id="335" w:author="翟靓雅" w:date="2024-07-17T09:19:00Z"/>
              <w:rFonts w:ascii="黑体" w:hAnsi="黑体" w:eastAsia="黑体"/>
              <w:sz w:val="32"/>
              <w:szCs w:val="32"/>
            </w:rPr>
          </w:rPrChange>
          <w14:textFill>
            <w14:solidFill>
              <w14:schemeClr w14:val="tx1"/>
            </w14:solidFill>
          </w14:textFill>
        </w:rPr>
      </w:pPr>
      <w:ins w:id="336" w:author="格格 刘" w:date="2024-07-16T16:21:00Z">
        <w:del w:id="337" w:author="翟靓雅" w:date="2024-07-17T09:19:00Z">
          <w:r>
            <w:rPr>
              <w:rFonts w:hint="eastAsia" w:ascii="方正仿宋_GBK" w:hAnsi="方正仿宋_GBK" w:eastAsia="方正仿宋_GBK" w:cs="方正仿宋_GBK"/>
              <w:color w:val="000000" w:themeColor="text1"/>
              <w:sz w:val="32"/>
              <w:szCs w:val="32"/>
              <w:rPrChange w:id="338" w:author="彭姐江苏协会五月无锡展十月南京" w:date="2024-07-18T11:35:29Z">
                <w:rPr>
                  <w:rFonts w:hint="eastAsia" w:ascii="黑体" w:hAnsi="黑体" w:eastAsia="黑体"/>
                  <w:sz w:val="32"/>
                  <w:szCs w:val="32"/>
                </w:rPr>
              </w:rPrChange>
              <w14:textFill>
                <w14:solidFill>
                  <w14:schemeClr w14:val="tx1"/>
                </w14:solidFill>
              </w14:textFill>
            </w:rPr>
            <w:delText>（二）通过会员（代表）大会、理事会选举，可担任本会理事、副理事长、理事长的职务；</w:delText>
          </w:r>
        </w:del>
      </w:ins>
    </w:p>
    <w:p w14:paraId="41B70CA0">
      <w:pPr>
        <w:adjustRightInd w:val="0"/>
        <w:snapToGrid w:val="0"/>
        <w:spacing w:line="480" w:lineRule="exact"/>
        <w:ind w:firstLine="640" w:firstLineChars="200"/>
        <w:rPr>
          <w:ins w:id="339" w:author="格格 刘" w:date="2024-07-16T16:21:00Z"/>
          <w:rFonts w:hint="eastAsia" w:ascii="方正仿宋_GBK" w:hAnsi="方正仿宋_GBK" w:eastAsia="方正仿宋_GBK" w:cs="方正仿宋_GBK"/>
          <w:color w:val="000000" w:themeColor="text1"/>
          <w:sz w:val="32"/>
          <w:szCs w:val="32"/>
          <w:rPrChange w:id="340" w:author="彭姐江苏协会五月无锡展十月南京" w:date="2024-07-18T11:35:29Z">
            <w:rPr>
              <w:ins w:id="341" w:author="格格 刘" w:date="2024-07-16T16:21:00Z"/>
              <w:rFonts w:ascii="黑体" w:hAnsi="黑体" w:eastAsia="黑体"/>
              <w:sz w:val="32"/>
              <w:szCs w:val="32"/>
            </w:rPr>
          </w:rPrChange>
          <w14:textFill>
            <w14:solidFill>
              <w14:schemeClr w14:val="tx1"/>
            </w14:solidFill>
          </w14:textFill>
        </w:rPr>
      </w:pPr>
      <w:ins w:id="342" w:author="格格 刘" w:date="2024-07-16T16:21:00Z">
        <w:r>
          <w:rPr>
            <w:rFonts w:hint="eastAsia" w:ascii="方正仿宋_GBK" w:hAnsi="方正仿宋_GBK" w:eastAsia="方正仿宋_GBK" w:cs="方正仿宋_GBK"/>
            <w:color w:val="000000" w:themeColor="text1"/>
            <w:sz w:val="32"/>
            <w:szCs w:val="32"/>
            <w:rPrChange w:id="343"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344" w:author="格格 刘" w:date="2024-07-16T16:21:00Z">
        <w:del w:id="345" w:author="翟靓雅" w:date="2024-07-17T09:19:00Z">
          <w:r>
            <w:rPr>
              <w:rFonts w:hint="eastAsia" w:ascii="方正仿宋_GBK" w:hAnsi="方正仿宋_GBK" w:eastAsia="方正仿宋_GBK" w:cs="方正仿宋_GBK"/>
              <w:color w:val="000000" w:themeColor="text1"/>
              <w:sz w:val="32"/>
              <w:szCs w:val="32"/>
              <w:rPrChange w:id="346" w:author="彭姐江苏协会五月无锡展十月南京" w:date="2024-07-18T11:35:29Z">
                <w:rPr>
                  <w:rFonts w:ascii="黑体" w:hAnsi="黑体" w:eastAsia="黑体"/>
                  <w:sz w:val="32"/>
                  <w:szCs w:val="32"/>
                </w:rPr>
              </w:rPrChange>
              <w14:textFill>
                <w14:solidFill>
                  <w14:schemeClr w14:val="tx1"/>
                </w14:solidFill>
              </w14:textFill>
            </w:rPr>
            <w:delText>三</w:delText>
          </w:r>
        </w:del>
      </w:ins>
      <w:ins w:id="347" w:author="翟靓雅" w:date="2024-07-17T09:19:00Z">
        <w:r>
          <w:rPr>
            <w:rFonts w:hint="eastAsia" w:ascii="方正仿宋_GBK" w:hAnsi="方正仿宋_GBK" w:eastAsia="方正仿宋_GBK" w:cs="方正仿宋_GBK"/>
            <w:color w:val="000000" w:themeColor="text1"/>
            <w:sz w:val="32"/>
            <w:szCs w:val="32"/>
            <w:rPrChange w:id="348" w:author="彭姐江苏协会五月无锡展十月南京" w:date="2024-07-18T11:35:29Z">
              <w:rPr>
                <w:rFonts w:hint="eastAsia" w:ascii="黑体" w:hAnsi="黑体" w:eastAsia="黑体"/>
                <w:sz w:val="32"/>
                <w:szCs w:val="32"/>
              </w:rPr>
            </w:rPrChange>
            <w14:textFill>
              <w14:solidFill>
                <w14:schemeClr w14:val="tx1"/>
              </w14:solidFill>
            </w14:textFill>
          </w:rPr>
          <w:t>二</w:t>
        </w:r>
      </w:ins>
      <w:ins w:id="349" w:author="格格 刘" w:date="2024-07-16T16:21:00Z">
        <w:r>
          <w:rPr>
            <w:rFonts w:hint="eastAsia" w:ascii="方正仿宋_GBK" w:hAnsi="方正仿宋_GBK" w:eastAsia="方正仿宋_GBK" w:cs="方正仿宋_GBK"/>
            <w:color w:val="000000" w:themeColor="text1"/>
            <w:sz w:val="32"/>
            <w:szCs w:val="32"/>
            <w:rPrChange w:id="350" w:author="彭姐江苏协会五月无锡展十月南京" w:date="2024-07-18T11:35:29Z">
              <w:rPr>
                <w:rFonts w:hint="eastAsia" w:ascii="黑体" w:hAnsi="黑体" w:eastAsia="黑体"/>
                <w:sz w:val="32"/>
                <w:szCs w:val="32"/>
              </w:rPr>
            </w:rPrChange>
            <w14:textFill>
              <w14:solidFill>
                <w14:schemeClr w14:val="tx1"/>
              </w14:solidFill>
            </w14:textFill>
          </w:rPr>
          <w:t>）可优先、优惠参加本会组织的各种活动；</w:t>
        </w:r>
      </w:ins>
    </w:p>
    <w:p w14:paraId="2270E4A3">
      <w:pPr>
        <w:adjustRightInd w:val="0"/>
        <w:snapToGrid w:val="0"/>
        <w:spacing w:line="480" w:lineRule="exact"/>
        <w:ind w:firstLine="640" w:firstLineChars="200"/>
        <w:rPr>
          <w:ins w:id="351" w:author="格格 刘" w:date="2024-07-16T16:21:00Z"/>
          <w:rFonts w:hint="eastAsia" w:ascii="方正仿宋_GBK" w:hAnsi="方正仿宋_GBK" w:eastAsia="方正仿宋_GBK" w:cs="方正仿宋_GBK"/>
          <w:color w:val="000000" w:themeColor="text1"/>
          <w:sz w:val="32"/>
          <w:szCs w:val="32"/>
          <w:rPrChange w:id="352" w:author="彭姐江苏协会五月无锡展十月南京" w:date="2024-07-18T11:35:29Z">
            <w:rPr>
              <w:ins w:id="353" w:author="格格 刘" w:date="2024-07-16T16:21:00Z"/>
              <w:rFonts w:ascii="黑体" w:hAnsi="黑体" w:eastAsia="黑体"/>
              <w:sz w:val="32"/>
              <w:szCs w:val="32"/>
            </w:rPr>
          </w:rPrChange>
          <w14:textFill>
            <w14:solidFill>
              <w14:schemeClr w14:val="tx1"/>
            </w14:solidFill>
          </w14:textFill>
        </w:rPr>
      </w:pPr>
      <w:ins w:id="354" w:author="格格 刘" w:date="2024-07-16T16:21:00Z">
        <w:r>
          <w:rPr>
            <w:rFonts w:hint="eastAsia" w:ascii="方正仿宋_GBK" w:hAnsi="方正仿宋_GBK" w:eastAsia="方正仿宋_GBK" w:cs="方正仿宋_GBK"/>
            <w:color w:val="000000" w:themeColor="text1"/>
            <w:sz w:val="32"/>
            <w:szCs w:val="32"/>
            <w:rPrChange w:id="355"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356" w:author="格格 刘" w:date="2024-07-16T16:21:00Z">
        <w:del w:id="357" w:author="翟靓雅" w:date="2024-07-17T09:19:00Z">
          <w:r>
            <w:rPr>
              <w:rFonts w:hint="eastAsia" w:ascii="方正仿宋_GBK" w:hAnsi="方正仿宋_GBK" w:eastAsia="方正仿宋_GBK" w:cs="方正仿宋_GBK"/>
              <w:color w:val="000000" w:themeColor="text1"/>
              <w:sz w:val="32"/>
              <w:szCs w:val="32"/>
              <w:rPrChange w:id="358" w:author="彭姐江苏协会五月无锡展十月南京" w:date="2024-07-18T11:35:29Z">
                <w:rPr>
                  <w:rFonts w:ascii="黑体" w:hAnsi="黑体" w:eastAsia="黑体"/>
                  <w:sz w:val="32"/>
                  <w:szCs w:val="32"/>
                </w:rPr>
              </w:rPrChange>
              <w14:textFill>
                <w14:solidFill>
                  <w14:schemeClr w14:val="tx1"/>
                </w14:solidFill>
              </w14:textFill>
            </w:rPr>
            <w:delText>四</w:delText>
          </w:r>
        </w:del>
      </w:ins>
      <w:ins w:id="359" w:author="翟靓雅" w:date="2024-07-17T09:19:00Z">
        <w:r>
          <w:rPr>
            <w:rFonts w:hint="eastAsia" w:ascii="方正仿宋_GBK" w:hAnsi="方正仿宋_GBK" w:eastAsia="方正仿宋_GBK" w:cs="方正仿宋_GBK"/>
            <w:color w:val="000000" w:themeColor="text1"/>
            <w:sz w:val="32"/>
            <w:szCs w:val="32"/>
            <w:rPrChange w:id="360" w:author="彭姐江苏协会五月无锡展十月南京" w:date="2024-07-18T11:35:29Z">
              <w:rPr>
                <w:rFonts w:hint="eastAsia" w:ascii="黑体" w:hAnsi="黑体" w:eastAsia="黑体"/>
                <w:sz w:val="32"/>
                <w:szCs w:val="32"/>
              </w:rPr>
            </w:rPrChange>
            <w14:textFill>
              <w14:solidFill>
                <w14:schemeClr w14:val="tx1"/>
              </w14:solidFill>
            </w14:textFill>
          </w:rPr>
          <w:t>三</w:t>
        </w:r>
      </w:ins>
      <w:ins w:id="361" w:author="格格 刘" w:date="2024-07-16T16:21:00Z">
        <w:r>
          <w:rPr>
            <w:rFonts w:hint="eastAsia" w:ascii="方正仿宋_GBK" w:hAnsi="方正仿宋_GBK" w:eastAsia="方正仿宋_GBK" w:cs="方正仿宋_GBK"/>
            <w:color w:val="000000" w:themeColor="text1"/>
            <w:sz w:val="32"/>
            <w:szCs w:val="32"/>
            <w:rPrChange w:id="362" w:author="彭姐江苏协会五月无锡展十月南京" w:date="2024-07-18T11:35:29Z">
              <w:rPr>
                <w:rFonts w:hint="eastAsia" w:ascii="黑体" w:hAnsi="黑体" w:eastAsia="黑体"/>
                <w:sz w:val="32"/>
                <w:szCs w:val="32"/>
              </w:rPr>
            </w:rPrChange>
            <w14:textFill>
              <w14:solidFill>
                <w14:schemeClr w14:val="tx1"/>
              </w14:solidFill>
            </w14:textFill>
          </w:rPr>
          <w:t>）优先获得本会服务；</w:t>
        </w:r>
      </w:ins>
    </w:p>
    <w:p w14:paraId="7DCE8EDC">
      <w:pPr>
        <w:adjustRightInd w:val="0"/>
        <w:snapToGrid w:val="0"/>
        <w:spacing w:line="480" w:lineRule="exact"/>
        <w:ind w:firstLine="640" w:firstLineChars="200"/>
        <w:rPr>
          <w:ins w:id="363" w:author="格格 刘" w:date="2024-07-16T16:21:00Z"/>
          <w:rFonts w:hint="eastAsia" w:ascii="方正仿宋_GBK" w:hAnsi="方正仿宋_GBK" w:eastAsia="方正仿宋_GBK" w:cs="方正仿宋_GBK"/>
          <w:color w:val="000000" w:themeColor="text1"/>
          <w:sz w:val="32"/>
          <w:szCs w:val="32"/>
          <w:rPrChange w:id="364" w:author="彭姐江苏协会五月无锡展十月南京" w:date="2024-07-18T11:35:29Z">
            <w:rPr>
              <w:ins w:id="365" w:author="格格 刘" w:date="2024-07-16T16:21:00Z"/>
              <w:rFonts w:ascii="黑体" w:hAnsi="黑体" w:eastAsia="黑体"/>
              <w:sz w:val="32"/>
              <w:szCs w:val="32"/>
            </w:rPr>
          </w:rPrChange>
          <w14:textFill>
            <w14:solidFill>
              <w14:schemeClr w14:val="tx1"/>
            </w14:solidFill>
          </w14:textFill>
        </w:rPr>
      </w:pPr>
      <w:ins w:id="366" w:author="格格 刘" w:date="2024-07-16T16:21:00Z">
        <w:r>
          <w:rPr>
            <w:rFonts w:hint="eastAsia" w:ascii="方正仿宋_GBK" w:hAnsi="方正仿宋_GBK" w:eastAsia="方正仿宋_GBK" w:cs="方正仿宋_GBK"/>
            <w:color w:val="000000" w:themeColor="text1"/>
            <w:sz w:val="32"/>
            <w:szCs w:val="32"/>
            <w:rPrChange w:id="367"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368" w:author="格格 刘" w:date="2024-07-16T16:21:00Z">
        <w:del w:id="369" w:author="翟靓雅" w:date="2024-07-17T09:19:00Z">
          <w:r>
            <w:rPr>
              <w:rFonts w:hint="eastAsia" w:ascii="方正仿宋_GBK" w:hAnsi="方正仿宋_GBK" w:eastAsia="方正仿宋_GBK" w:cs="方正仿宋_GBK"/>
              <w:color w:val="000000" w:themeColor="text1"/>
              <w:sz w:val="32"/>
              <w:szCs w:val="32"/>
              <w:rPrChange w:id="370" w:author="彭姐江苏协会五月无锡展十月南京" w:date="2024-07-18T11:35:29Z">
                <w:rPr>
                  <w:rFonts w:ascii="黑体" w:hAnsi="黑体" w:eastAsia="黑体"/>
                  <w:sz w:val="32"/>
                  <w:szCs w:val="32"/>
                </w:rPr>
              </w:rPrChange>
              <w14:textFill>
                <w14:solidFill>
                  <w14:schemeClr w14:val="tx1"/>
                </w14:solidFill>
              </w14:textFill>
            </w:rPr>
            <w:delText>五</w:delText>
          </w:r>
        </w:del>
      </w:ins>
      <w:ins w:id="371" w:author="翟靓雅" w:date="2024-07-17T09:19:00Z">
        <w:r>
          <w:rPr>
            <w:rFonts w:hint="eastAsia" w:ascii="方正仿宋_GBK" w:hAnsi="方正仿宋_GBK" w:eastAsia="方正仿宋_GBK" w:cs="方正仿宋_GBK"/>
            <w:color w:val="000000" w:themeColor="text1"/>
            <w:sz w:val="32"/>
            <w:szCs w:val="32"/>
            <w:rPrChange w:id="372" w:author="彭姐江苏协会五月无锡展十月南京" w:date="2024-07-18T11:35:29Z">
              <w:rPr>
                <w:rFonts w:hint="eastAsia" w:ascii="黑体" w:hAnsi="黑体" w:eastAsia="黑体"/>
                <w:sz w:val="32"/>
                <w:szCs w:val="32"/>
              </w:rPr>
            </w:rPrChange>
            <w14:textFill>
              <w14:solidFill>
                <w14:schemeClr w14:val="tx1"/>
              </w14:solidFill>
            </w14:textFill>
          </w:rPr>
          <w:t>四</w:t>
        </w:r>
      </w:ins>
      <w:ins w:id="373" w:author="格格 刘" w:date="2024-07-16T16:21:00Z">
        <w:r>
          <w:rPr>
            <w:rFonts w:hint="eastAsia" w:ascii="方正仿宋_GBK" w:hAnsi="方正仿宋_GBK" w:eastAsia="方正仿宋_GBK" w:cs="方正仿宋_GBK"/>
            <w:color w:val="000000" w:themeColor="text1"/>
            <w:sz w:val="32"/>
            <w:szCs w:val="32"/>
            <w:rPrChange w:id="374" w:author="彭姐江苏协会五月无锡展十月南京" w:date="2024-07-18T11:35:29Z">
              <w:rPr>
                <w:rFonts w:hint="eastAsia" w:ascii="黑体" w:hAnsi="黑体" w:eastAsia="黑体"/>
                <w:sz w:val="32"/>
                <w:szCs w:val="32"/>
              </w:rPr>
            </w:rPrChange>
            <w14:textFill>
              <w14:solidFill>
                <w14:schemeClr w14:val="tx1"/>
              </w14:solidFill>
            </w14:textFill>
          </w:rPr>
          <w:t>）对本会工作的知情权、建议权和监督权；</w:t>
        </w:r>
      </w:ins>
    </w:p>
    <w:p w14:paraId="08932D33">
      <w:pPr>
        <w:adjustRightInd w:val="0"/>
        <w:snapToGrid w:val="0"/>
        <w:spacing w:line="480" w:lineRule="exact"/>
        <w:ind w:firstLine="640" w:firstLineChars="200"/>
        <w:rPr>
          <w:ins w:id="375" w:author="格格 刘" w:date="2024-07-16T16:21:00Z"/>
          <w:rFonts w:hint="eastAsia" w:ascii="方正仿宋_GBK" w:hAnsi="方正仿宋_GBK" w:eastAsia="方正仿宋_GBK" w:cs="方正仿宋_GBK"/>
          <w:color w:val="000000" w:themeColor="text1"/>
          <w:sz w:val="32"/>
          <w:szCs w:val="32"/>
          <w:rPrChange w:id="376" w:author="彭姐江苏协会五月无锡展十月南京" w:date="2024-07-18T11:35:29Z">
            <w:rPr>
              <w:ins w:id="377" w:author="格格 刘" w:date="2024-07-16T16:21:00Z"/>
              <w:rFonts w:ascii="黑体" w:hAnsi="黑体" w:eastAsia="黑体"/>
              <w:sz w:val="32"/>
              <w:szCs w:val="32"/>
            </w:rPr>
          </w:rPrChange>
          <w14:textFill>
            <w14:solidFill>
              <w14:schemeClr w14:val="tx1"/>
            </w14:solidFill>
          </w14:textFill>
        </w:rPr>
      </w:pPr>
      <w:ins w:id="378" w:author="格格 刘" w:date="2024-07-16T16:21:00Z">
        <w:r>
          <w:rPr>
            <w:rFonts w:hint="eastAsia" w:ascii="方正仿宋_GBK" w:hAnsi="方正仿宋_GBK" w:eastAsia="方正仿宋_GBK" w:cs="方正仿宋_GBK"/>
            <w:color w:val="000000" w:themeColor="text1"/>
            <w:sz w:val="32"/>
            <w:szCs w:val="32"/>
            <w:rPrChange w:id="379"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380" w:author="翟靓雅" w:date="2024-07-17T09:19:00Z">
        <w:r>
          <w:rPr>
            <w:rFonts w:hint="eastAsia" w:ascii="方正仿宋_GBK" w:hAnsi="方正仿宋_GBK" w:eastAsia="方正仿宋_GBK" w:cs="方正仿宋_GBK"/>
            <w:color w:val="000000" w:themeColor="text1"/>
            <w:sz w:val="32"/>
            <w:szCs w:val="32"/>
            <w:rPrChange w:id="381" w:author="彭姐江苏协会五月无锡展十月南京" w:date="2024-07-18T11:35:29Z">
              <w:rPr>
                <w:rFonts w:hint="eastAsia" w:ascii="黑体" w:hAnsi="黑体" w:eastAsia="黑体"/>
                <w:sz w:val="32"/>
                <w:szCs w:val="32"/>
              </w:rPr>
            </w:rPrChange>
            <w14:textFill>
              <w14:solidFill>
                <w14:schemeClr w14:val="tx1"/>
              </w14:solidFill>
            </w14:textFill>
          </w:rPr>
          <w:t>五</w:t>
        </w:r>
      </w:ins>
      <w:ins w:id="382" w:author="格格 刘" w:date="2024-07-16T16:21:00Z">
        <w:del w:id="383" w:author="翟靓雅" w:date="2024-07-17T09:19:00Z">
          <w:r>
            <w:rPr>
              <w:rFonts w:hint="eastAsia" w:ascii="方正仿宋_GBK" w:hAnsi="方正仿宋_GBK" w:eastAsia="方正仿宋_GBK" w:cs="方正仿宋_GBK"/>
              <w:color w:val="000000" w:themeColor="text1"/>
              <w:sz w:val="32"/>
              <w:szCs w:val="32"/>
              <w:rPrChange w:id="384" w:author="彭姐江苏协会五月无锡展十月南京" w:date="2024-07-18T11:35:29Z">
                <w:rPr>
                  <w:rFonts w:hint="eastAsia" w:ascii="黑体" w:hAnsi="黑体" w:eastAsia="黑体"/>
                  <w:sz w:val="32"/>
                  <w:szCs w:val="32"/>
                </w:rPr>
              </w:rPrChange>
              <w14:textFill>
                <w14:solidFill>
                  <w14:schemeClr w14:val="tx1"/>
                </w14:solidFill>
              </w14:textFill>
            </w:rPr>
            <w:delText>六</w:delText>
          </w:r>
        </w:del>
      </w:ins>
      <w:ins w:id="385" w:author="格格 刘" w:date="2024-07-16T16:21:00Z">
        <w:r>
          <w:rPr>
            <w:rFonts w:hint="eastAsia" w:ascii="方正仿宋_GBK" w:hAnsi="方正仿宋_GBK" w:eastAsia="方正仿宋_GBK" w:cs="方正仿宋_GBK"/>
            <w:color w:val="000000" w:themeColor="text1"/>
            <w:sz w:val="32"/>
            <w:szCs w:val="32"/>
            <w:rPrChange w:id="386" w:author="彭姐江苏协会五月无锡展十月南京" w:date="2024-07-18T11:35:29Z">
              <w:rPr>
                <w:rFonts w:hint="eastAsia" w:ascii="黑体" w:hAnsi="黑体" w:eastAsia="黑体"/>
                <w:sz w:val="32"/>
                <w:szCs w:val="32"/>
              </w:rPr>
            </w:rPrChange>
            <w14:textFill>
              <w14:solidFill>
                <w14:schemeClr w14:val="tx1"/>
              </w14:solidFill>
            </w14:textFill>
          </w:rPr>
          <w:t>）退会自由。</w:t>
        </w:r>
      </w:ins>
    </w:p>
    <w:p w14:paraId="2BBDDD34">
      <w:pPr>
        <w:autoSpaceDE w:val="0"/>
        <w:adjustRightInd w:val="0"/>
        <w:snapToGrid w:val="0"/>
        <w:spacing w:line="480" w:lineRule="exact"/>
        <w:ind w:firstLine="640" w:firstLineChars="200"/>
        <w:rPr>
          <w:ins w:id="387" w:author="格格 刘" w:date="2024-07-16T16:21:00Z"/>
          <w:rFonts w:hint="eastAsia" w:ascii="方正仿宋_GBK" w:hAnsi="方正仿宋_GBK" w:eastAsia="方正仿宋_GBK" w:cs="方正仿宋_GBK"/>
          <w:color w:val="000000" w:themeColor="text1"/>
          <w:sz w:val="32"/>
          <w:szCs w:val="32"/>
          <w:rPrChange w:id="388" w:author="彭姐江苏协会五月无锡展十月南京" w:date="2024-07-18T11:35:29Z">
            <w:rPr>
              <w:ins w:id="389" w:author="格格 刘" w:date="2024-07-16T16:21:00Z"/>
              <w:rFonts w:ascii="黑体" w:hAnsi="黑体" w:eastAsia="黑体"/>
              <w:sz w:val="32"/>
              <w:szCs w:val="32"/>
            </w:rPr>
          </w:rPrChange>
          <w14:textFill>
            <w14:solidFill>
              <w14:schemeClr w14:val="tx1"/>
            </w14:solidFill>
          </w14:textFill>
        </w:rPr>
      </w:pPr>
      <w:ins w:id="390" w:author="格格 刘" w:date="2024-07-16T16:21:00Z">
        <w:r>
          <w:rPr>
            <w:rFonts w:hint="eastAsia" w:ascii="方正仿宋_GBK" w:hAnsi="方正仿宋_GBK" w:eastAsia="方正仿宋_GBK" w:cs="方正仿宋_GBK"/>
            <w:b/>
            <w:bCs/>
            <w:color w:val="000000" w:themeColor="text1"/>
            <w:sz w:val="32"/>
            <w:szCs w:val="32"/>
            <w:rPrChange w:id="391" w:author="彭姐江苏协会五月无锡展十月南京" w:date="2024-07-18T11:37:53Z">
              <w:rPr>
                <w:rFonts w:hint="eastAsia" w:ascii="黑体" w:hAnsi="黑体" w:eastAsia="黑体"/>
                <w:sz w:val="32"/>
                <w:szCs w:val="32"/>
              </w:rPr>
            </w:rPrChange>
            <w14:textFill>
              <w14:solidFill>
                <w14:schemeClr w14:val="tx1"/>
              </w14:solidFill>
            </w14:textFill>
          </w:rPr>
          <w:t>第十三条</w:t>
        </w:r>
      </w:ins>
      <w:ins w:id="392" w:author="格格 刘" w:date="2024-07-16T16:21:00Z">
        <w:r>
          <w:rPr>
            <w:rFonts w:hint="eastAsia" w:ascii="方正仿宋_GBK" w:hAnsi="方正仿宋_GBK" w:eastAsia="方正仿宋_GBK" w:cs="方正仿宋_GBK"/>
            <w:color w:val="000000" w:themeColor="text1"/>
            <w:sz w:val="32"/>
            <w:szCs w:val="32"/>
            <w:rPrChange w:id="393"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会员履行下列义务：</w:t>
        </w:r>
      </w:ins>
    </w:p>
    <w:p w14:paraId="529BC62D">
      <w:pPr>
        <w:autoSpaceDE w:val="0"/>
        <w:adjustRightInd w:val="0"/>
        <w:snapToGrid w:val="0"/>
        <w:spacing w:line="480" w:lineRule="exact"/>
        <w:ind w:firstLine="640" w:firstLineChars="200"/>
        <w:rPr>
          <w:ins w:id="394" w:author="格格 刘" w:date="2024-07-16T16:21:00Z"/>
          <w:rFonts w:hint="eastAsia" w:ascii="方正仿宋_GBK" w:hAnsi="方正仿宋_GBK" w:eastAsia="方正仿宋_GBK" w:cs="方正仿宋_GBK"/>
          <w:color w:val="000000" w:themeColor="text1"/>
          <w:sz w:val="32"/>
          <w:szCs w:val="32"/>
          <w:rPrChange w:id="395" w:author="彭姐江苏协会五月无锡展十月南京" w:date="2024-07-18T11:35:29Z">
            <w:rPr>
              <w:ins w:id="396" w:author="格格 刘" w:date="2024-07-16T16:21:00Z"/>
              <w:rFonts w:ascii="黑体" w:hAnsi="黑体" w:eastAsia="黑体"/>
              <w:sz w:val="32"/>
              <w:szCs w:val="32"/>
            </w:rPr>
          </w:rPrChange>
          <w14:textFill>
            <w14:solidFill>
              <w14:schemeClr w14:val="tx1"/>
            </w14:solidFill>
          </w14:textFill>
        </w:rPr>
      </w:pPr>
      <w:ins w:id="397" w:author="格格 刘" w:date="2024-07-16T16:21:00Z">
        <w:r>
          <w:rPr>
            <w:rFonts w:hint="eastAsia" w:ascii="方正仿宋_GBK" w:hAnsi="方正仿宋_GBK" w:eastAsia="方正仿宋_GBK" w:cs="方正仿宋_GBK"/>
            <w:color w:val="000000" w:themeColor="text1"/>
            <w:sz w:val="32"/>
            <w:szCs w:val="32"/>
            <w:rPrChange w:id="398" w:author="彭姐江苏协会五月无锡展十月南京" w:date="2024-07-18T11:35:29Z">
              <w:rPr>
                <w:rFonts w:hint="eastAsia" w:ascii="黑体" w:hAnsi="黑体" w:eastAsia="黑体"/>
                <w:sz w:val="32"/>
                <w:szCs w:val="32"/>
              </w:rPr>
            </w:rPrChange>
            <w14:textFill>
              <w14:solidFill>
                <w14:schemeClr w14:val="tx1"/>
              </w14:solidFill>
            </w14:textFill>
          </w:rPr>
          <w:t>（一）遵守本会的章程；</w:t>
        </w:r>
      </w:ins>
    </w:p>
    <w:p w14:paraId="2DB6A8CC">
      <w:pPr>
        <w:autoSpaceDE w:val="0"/>
        <w:adjustRightInd w:val="0"/>
        <w:snapToGrid w:val="0"/>
        <w:spacing w:line="480" w:lineRule="exact"/>
        <w:ind w:firstLine="640" w:firstLineChars="200"/>
        <w:rPr>
          <w:ins w:id="399" w:author="格格 刘" w:date="2024-07-16T16:21:00Z"/>
          <w:rFonts w:hint="eastAsia" w:ascii="方正仿宋_GBK" w:hAnsi="方正仿宋_GBK" w:eastAsia="方正仿宋_GBK" w:cs="方正仿宋_GBK"/>
          <w:color w:val="000000" w:themeColor="text1"/>
          <w:sz w:val="32"/>
          <w:szCs w:val="32"/>
          <w:rPrChange w:id="400" w:author="彭姐江苏协会五月无锡展十月南京" w:date="2024-07-18T11:35:29Z">
            <w:rPr>
              <w:ins w:id="401" w:author="格格 刘" w:date="2024-07-16T16:21:00Z"/>
              <w:rFonts w:ascii="黑体" w:hAnsi="黑体" w:eastAsia="黑体"/>
              <w:sz w:val="32"/>
              <w:szCs w:val="32"/>
            </w:rPr>
          </w:rPrChange>
          <w14:textFill>
            <w14:solidFill>
              <w14:schemeClr w14:val="tx1"/>
            </w14:solidFill>
          </w14:textFill>
        </w:rPr>
      </w:pPr>
      <w:ins w:id="402" w:author="格格 刘" w:date="2024-07-16T16:21:00Z">
        <w:r>
          <w:rPr>
            <w:rFonts w:hint="eastAsia" w:ascii="方正仿宋_GBK" w:hAnsi="方正仿宋_GBK" w:eastAsia="方正仿宋_GBK" w:cs="方正仿宋_GBK"/>
            <w:color w:val="000000" w:themeColor="text1"/>
            <w:sz w:val="32"/>
            <w:szCs w:val="32"/>
            <w:rPrChange w:id="403" w:author="彭姐江苏协会五月无锡展十月南京" w:date="2024-07-18T11:35:29Z">
              <w:rPr>
                <w:rFonts w:hint="eastAsia" w:ascii="黑体" w:hAnsi="黑体" w:eastAsia="黑体"/>
                <w:sz w:val="32"/>
                <w:szCs w:val="32"/>
              </w:rPr>
            </w:rPrChange>
            <w14:textFill>
              <w14:solidFill>
                <w14:schemeClr w14:val="tx1"/>
              </w14:solidFill>
            </w14:textFill>
          </w:rPr>
          <w:t>（二）执行本会的决议；</w:t>
        </w:r>
      </w:ins>
    </w:p>
    <w:p w14:paraId="59877C6A">
      <w:pPr>
        <w:autoSpaceDE w:val="0"/>
        <w:adjustRightInd w:val="0"/>
        <w:snapToGrid w:val="0"/>
        <w:spacing w:line="480" w:lineRule="exact"/>
        <w:ind w:firstLine="640" w:firstLineChars="200"/>
        <w:rPr>
          <w:ins w:id="404" w:author="格格 刘" w:date="2024-07-16T16:21:00Z"/>
          <w:rFonts w:hint="eastAsia" w:ascii="方正仿宋_GBK" w:hAnsi="方正仿宋_GBK" w:eastAsia="方正仿宋_GBK" w:cs="方正仿宋_GBK"/>
          <w:color w:val="000000" w:themeColor="text1"/>
          <w:sz w:val="32"/>
          <w:szCs w:val="32"/>
          <w:rPrChange w:id="405" w:author="彭姐江苏协会五月无锡展十月南京" w:date="2024-07-18T11:35:29Z">
            <w:rPr>
              <w:ins w:id="406" w:author="格格 刘" w:date="2024-07-16T16:21:00Z"/>
              <w:rFonts w:ascii="黑体" w:hAnsi="黑体" w:eastAsia="黑体"/>
              <w:sz w:val="32"/>
              <w:szCs w:val="32"/>
            </w:rPr>
          </w:rPrChange>
          <w14:textFill>
            <w14:solidFill>
              <w14:schemeClr w14:val="tx1"/>
            </w14:solidFill>
          </w14:textFill>
        </w:rPr>
      </w:pPr>
      <w:ins w:id="407" w:author="格格 刘" w:date="2024-07-16T16:21:00Z">
        <w:r>
          <w:rPr>
            <w:rFonts w:hint="eastAsia" w:ascii="方正仿宋_GBK" w:hAnsi="方正仿宋_GBK" w:eastAsia="方正仿宋_GBK" w:cs="方正仿宋_GBK"/>
            <w:color w:val="000000" w:themeColor="text1"/>
            <w:sz w:val="32"/>
            <w:szCs w:val="32"/>
            <w:rPrChange w:id="408" w:author="彭姐江苏协会五月无锡展十月南京" w:date="2024-07-18T11:35:29Z">
              <w:rPr>
                <w:rFonts w:hint="eastAsia" w:ascii="黑体" w:hAnsi="黑体" w:eastAsia="黑体"/>
                <w:sz w:val="32"/>
                <w:szCs w:val="32"/>
              </w:rPr>
            </w:rPrChange>
            <w14:textFill>
              <w14:solidFill>
                <w14:schemeClr w14:val="tx1"/>
              </w14:solidFill>
            </w14:textFill>
          </w:rPr>
          <w:t>（三）维护本会的合法权益；</w:t>
        </w:r>
      </w:ins>
    </w:p>
    <w:p w14:paraId="5EB4E671">
      <w:pPr>
        <w:autoSpaceDE w:val="0"/>
        <w:adjustRightInd w:val="0"/>
        <w:snapToGrid w:val="0"/>
        <w:spacing w:line="480" w:lineRule="exact"/>
        <w:ind w:firstLine="640" w:firstLineChars="200"/>
        <w:rPr>
          <w:ins w:id="409" w:author="格格 刘" w:date="2024-07-16T16:21:00Z"/>
          <w:rFonts w:hint="eastAsia" w:ascii="方正仿宋_GBK" w:hAnsi="方正仿宋_GBK" w:eastAsia="方正仿宋_GBK" w:cs="方正仿宋_GBK"/>
          <w:color w:val="000000" w:themeColor="text1"/>
          <w:sz w:val="32"/>
          <w:szCs w:val="32"/>
          <w:rPrChange w:id="410" w:author="彭姐江苏协会五月无锡展十月南京" w:date="2024-07-18T11:35:29Z">
            <w:rPr>
              <w:ins w:id="411" w:author="格格 刘" w:date="2024-07-16T16:21:00Z"/>
              <w:rFonts w:ascii="黑体" w:hAnsi="黑体" w:eastAsia="黑体"/>
              <w:sz w:val="32"/>
              <w:szCs w:val="32"/>
            </w:rPr>
          </w:rPrChange>
          <w14:textFill>
            <w14:solidFill>
              <w14:schemeClr w14:val="tx1"/>
            </w14:solidFill>
          </w14:textFill>
        </w:rPr>
      </w:pPr>
      <w:ins w:id="412" w:author="格格 刘" w:date="2024-07-16T16:21:00Z">
        <w:r>
          <w:rPr>
            <w:rFonts w:hint="eastAsia" w:ascii="方正仿宋_GBK" w:hAnsi="方正仿宋_GBK" w:eastAsia="方正仿宋_GBK" w:cs="方正仿宋_GBK"/>
            <w:color w:val="000000" w:themeColor="text1"/>
            <w:sz w:val="32"/>
            <w:szCs w:val="32"/>
            <w:rPrChange w:id="413" w:author="彭姐江苏协会五月无锡展十月南京" w:date="2024-07-18T11:35:29Z">
              <w:rPr>
                <w:rFonts w:hint="eastAsia" w:ascii="黑体" w:hAnsi="黑体" w:eastAsia="黑体"/>
                <w:sz w:val="32"/>
                <w:szCs w:val="32"/>
              </w:rPr>
            </w:rPrChange>
            <w14:textFill>
              <w14:solidFill>
                <w14:schemeClr w14:val="tx1"/>
              </w14:solidFill>
            </w14:textFill>
          </w:rPr>
          <w:t>（四）完成本会交办的工作；</w:t>
        </w:r>
      </w:ins>
    </w:p>
    <w:p w14:paraId="5BA0D455">
      <w:pPr>
        <w:autoSpaceDE w:val="0"/>
        <w:adjustRightInd w:val="0"/>
        <w:snapToGrid w:val="0"/>
        <w:spacing w:line="480" w:lineRule="exact"/>
        <w:ind w:firstLine="640" w:firstLineChars="200"/>
        <w:rPr>
          <w:ins w:id="414" w:author="格格 刘" w:date="2024-07-16T16:21:00Z"/>
          <w:rFonts w:hint="eastAsia" w:ascii="方正仿宋_GBK" w:hAnsi="方正仿宋_GBK" w:eastAsia="方正仿宋_GBK" w:cs="方正仿宋_GBK"/>
          <w:color w:val="000000" w:themeColor="text1"/>
          <w:sz w:val="32"/>
          <w:szCs w:val="32"/>
          <w:rPrChange w:id="415" w:author="彭姐江苏协会五月无锡展十月南京" w:date="2024-07-18T11:35:29Z">
            <w:rPr>
              <w:ins w:id="416" w:author="格格 刘" w:date="2024-07-16T16:21:00Z"/>
              <w:rFonts w:ascii="黑体" w:hAnsi="黑体" w:eastAsia="黑体"/>
              <w:sz w:val="32"/>
              <w:szCs w:val="32"/>
            </w:rPr>
          </w:rPrChange>
          <w14:textFill>
            <w14:solidFill>
              <w14:schemeClr w14:val="tx1"/>
            </w14:solidFill>
          </w14:textFill>
        </w:rPr>
      </w:pPr>
      <w:ins w:id="417" w:author="格格 刘" w:date="2024-07-16T16:21:00Z">
        <w:r>
          <w:rPr>
            <w:rFonts w:hint="eastAsia" w:ascii="方正仿宋_GBK" w:hAnsi="方正仿宋_GBK" w:eastAsia="方正仿宋_GBK" w:cs="方正仿宋_GBK"/>
            <w:color w:val="000000" w:themeColor="text1"/>
            <w:sz w:val="32"/>
            <w:szCs w:val="32"/>
            <w:rPrChange w:id="418" w:author="彭姐江苏协会五月无锡展十月南京" w:date="2024-07-18T11:35:29Z">
              <w:rPr>
                <w:rFonts w:hint="eastAsia" w:ascii="黑体" w:hAnsi="黑体" w:eastAsia="黑体"/>
                <w:sz w:val="32"/>
                <w:szCs w:val="32"/>
              </w:rPr>
            </w:rPrChange>
            <w14:textFill>
              <w14:solidFill>
                <w14:schemeClr w14:val="tx1"/>
              </w14:solidFill>
            </w14:textFill>
          </w:rPr>
          <w:t>（五）向本会反映情况，提供有关资料；</w:t>
        </w:r>
      </w:ins>
    </w:p>
    <w:p w14:paraId="6F81F3C8">
      <w:pPr>
        <w:autoSpaceDE w:val="0"/>
        <w:adjustRightInd w:val="0"/>
        <w:snapToGrid w:val="0"/>
        <w:spacing w:line="480" w:lineRule="exact"/>
        <w:ind w:firstLine="640" w:firstLineChars="200"/>
        <w:rPr>
          <w:ins w:id="419" w:author="格格 刘" w:date="2024-07-16T16:21:00Z"/>
          <w:rFonts w:hint="eastAsia" w:ascii="方正仿宋_GBK" w:hAnsi="方正仿宋_GBK" w:eastAsia="方正仿宋_GBK" w:cs="方正仿宋_GBK"/>
          <w:color w:val="000000" w:themeColor="text1"/>
          <w:sz w:val="32"/>
          <w:szCs w:val="32"/>
          <w:rPrChange w:id="420" w:author="彭姐江苏协会五月无锡展十月南京" w:date="2024-07-18T11:35:29Z">
            <w:rPr>
              <w:ins w:id="421" w:author="格格 刘" w:date="2024-07-16T16:21:00Z"/>
              <w:rFonts w:ascii="黑体" w:hAnsi="黑体" w:eastAsia="黑体"/>
              <w:sz w:val="32"/>
              <w:szCs w:val="32"/>
            </w:rPr>
          </w:rPrChange>
          <w14:textFill>
            <w14:solidFill>
              <w14:schemeClr w14:val="tx1"/>
            </w14:solidFill>
          </w14:textFill>
        </w:rPr>
      </w:pPr>
      <w:ins w:id="422" w:author="格格 刘" w:date="2024-07-16T16:21:00Z">
        <w:r>
          <w:rPr>
            <w:rFonts w:hint="eastAsia" w:ascii="方正仿宋_GBK" w:hAnsi="方正仿宋_GBK" w:eastAsia="方正仿宋_GBK" w:cs="方正仿宋_GBK"/>
            <w:color w:val="000000" w:themeColor="text1"/>
            <w:sz w:val="32"/>
            <w:szCs w:val="32"/>
            <w:rPrChange w:id="423" w:author="彭姐江苏协会五月无锡展十月南京" w:date="2024-07-18T11:35:29Z">
              <w:rPr>
                <w:rFonts w:hint="eastAsia" w:ascii="黑体" w:hAnsi="黑体" w:eastAsia="黑体"/>
                <w:sz w:val="32"/>
                <w:szCs w:val="32"/>
              </w:rPr>
            </w:rPrChange>
            <w14:textFill>
              <w14:solidFill>
                <w14:schemeClr w14:val="tx1"/>
              </w14:solidFill>
            </w14:textFill>
          </w:rPr>
          <w:t>（六）按规定缴纳会费。</w:t>
        </w:r>
      </w:ins>
    </w:p>
    <w:p w14:paraId="6E535056">
      <w:pPr>
        <w:autoSpaceDE w:val="0"/>
        <w:adjustRightInd w:val="0"/>
        <w:snapToGrid w:val="0"/>
        <w:spacing w:line="480" w:lineRule="exact"/>
        <w:ind w:firstLine="640" w:firstLineChars="200"/>
        <w:rPr>
          <w:ins w:id="424" w:author="格格 刘" w:date="2024-07-16T16:21:00Z"/>
          <w:rFonts w:hint="eastAsia" w:ascii="方正仿宋_GBK" w:hAnsi="方正仿宋_GBK" w:eastAsia="方正仿宋_GBK" w:cs="方正仿宋_GBK"/>
          <w:color w:val="000000" w:themeColor="text1"/>
          <w:sz w:val="32"/>
          <w:szCs w:val="32"/>
          <w:rPrChange w:id="425" w:author="彭姐江苏协会五月无锡展十月南京" w:date="2024-07-18T11:35:29Z">
            <w:rPr>
              <w:ins w:id="426" w:author="格格 刘" w:date="2024-07-16T16:21:00Z"/>
              <w:rFonts w:ascii="黑体" w:hAnsi="黑体" w:eastAsia="黑体"/>
              <w:sz w:val="32"/>
              <w:szCs w:val="32"/>
            </w:rPr>
          </w:rPrChange>
          <w14:textFill>
            <w14:solidFill>
              <w14:schemeClr w14:val="tx1"/>
            </w14:solidFill>
          </w14:textFill>
        </w:rPr>
      </w:pPr>
      <w:ins w:id="427" w:author="格格 刘" w:date="2024-07-16T16:21:00Z">
        <w:r>
          <w:rPr>
            <w:rFonts w:hint="eastAsia" w:ascii="方正仿宋_GBK" w:hAnsi="方正仿宋_GBK" w:eastAsia="方正仿宋_GBK" w:cs="方正仿宋_GBK"/>
            <w:b/>
            <w:bCs/>
            <w:color w:val="000000" w:themeColor="text1"/>
            <w:sz w:val="32"/>
            <w:szCs w:val="32"/>
            <w:rPrChange w:id="428" w:author="彭姐江苏协会五月无锡展十月南京" w:date="2024-07-18T11:37:57Z">
              <w:rPr>
                <w:rFonts w:hint="eastAsia" w:ascii="黑体" w:hAnsi="黑体" w:eastAsia="黑体"/>
                <w:sz w:val="32"/>
                <w:szCs w:val="32"/>
              </w:rPr>
            </w:rPrChange>
            <w14:textFill>
              <w14:solidFill>
                <w14:schemeClr w14:val="tx1"/>
              </w14:solidFill>
            </w14:textFill>
          </w:rPr>
          <w:t>第十四条</w:t>
        </w:r>
      </w:ins>
      <w:ins w:id="429" w:author="格格 刘" w:date="2024-07-16T16:21:00Z">
        <w:r>
          <w:rPr>
            <w:rFonts w:hint="eastAsia" w:ascii="方正仿宋_GBK" w:hAnsi="方正仿宋_GBK" w:eastAsia="方正仿宋_GBK" w:cs="方正仿宋_GBK"/>
            <w:color w:val="000000" w:themeColor="text1"/>
            <w:sz w:val="28"/>
            <w:szCs w:val="28"/>
            <w:rPrChange w:id="430" w:author="彭姐江苏协会五月无锡展十月南京" w:date="2024-07-18T11:35:29Z">
              <w:rPr>
                <w:rFonts w:hint="eastAsia" w:ascii="黑体" w:hAnsi="黑体" w:eastAsia="黑体"/>
                <w:sz w:val="28"/>
                <w:szCs w:val="28"/>
              </w:rPr>
            </w:rPrChange>
            <w14:textFill>
              <w14:solidFill>
                <w14:schemeClr w14:val="tx1"/>
              </w14:solidFill>
            </w14:textFill>
          </w:rPr>
          <w:t xml:space="preserve">  </w:t>
        </w:r>
      </w:ins>
      <w:ins w:id="431" w:author="格格 刘" w:date="2024-07-16T16:21:00Z">
        <w:r>
          <w:rPr>
            <w:rFonts w:hint="eastAsia" w:ascii="方正仿宋_GBK" w:hAnsi="方正仿宋_GBK" w:eastAsia="方正仿宋_GBK" w:cs="方正仿宋_GBK"/>
            <w:color w:val="000000" w:themeColor="text1"/>
            <w:sz w:val="32"/>
            <w:szCs w:val="32"/>
            <w:rPrChange w:id="432" w:author="彭姐江苏协会五月无锡展十月南京" w:date="2024-07-18T11:35:29Z">
              <w:rPr>
                <w:rFonts w:hint="eastAsia" w:ascii="黑体" w:hAnsi="黑体" w:eastAsia="黑体"/>
                <w:sz w:val="32"/>
                <w:szCs w:val="32"/>
              </w:rPr>
            </w:rPrChange>
            <w14:textFill>
              <w14:solidFill>
                <w14:schemeClr w14:val="tx1"/>
              </w14:solidFill>
            </w14:textFill>
          </w:rPr>
          <w:t>会员有下列情形之一的，自动丧失会员资格：</w:t>
        </w:r>
      </w:ins>
    </w:p>
    <w:p w14:paraId="3221425E">
      <w:pPr>
        <w:autoSpaceDE w:val="0"/>
        <w:adjustRightInd w:val="0"/>
        <w:snapToGrid w:val="0"/>
        <w:spacing w:line="480" w:lineRule="exact"/>
        <w:ind w:firstLine="640" w:firstLineChars="200"/>
        <w:rPr>
          <w:ins w:id="433" w:author="格格 刘" w:date="2024-07-16T16:21:00Z"/>
          <w:rFonts w:hint="eastAsia" w:ascii="方正仿宋_GBK" w:hAnsi="方正仿宋_GBK" w:eastAsia="方正仿宋_GBK" w:cs="方正仿宋_GBK"/>
          <w:color w:val="000000" w:themeColor="text1"/>
          <w:sz w:val="32"/>
          <w:szCs w:val="32"/>
          <w:rPrChange w:id="434" w:author="彭姐江苏协会五月无锡展十月南京" w:date="2024-07-18T11:35:29Z">
            <w:rPr>
              <w:ins w:id="435" w:author="格格 刘" w:date="2024-07-16T16:21:00Z"/>
              <w:rFonts w:ascii="黑体" w:hAnsi="黑体" w:eastAsia="黑体"/>
              <w:sz w:val="32"/>
              <w:szCs w:val="32"/>
            </w:rPr>
          </w:rPrChange>
          <w14:textFill>
            <w14:solidFill>
              <w14:schemeClr w14:val="tx1"/>
            </w14:solidFill>
          </w14:textFill>
        </w:rPr>
      </w:pPr>
      <w:ins w:id="436" w:author="格格 刘" w:date="2024-07-16T16:21:00Z">
        <w:r>
          <w:rPr>
            <w:rFonts w:hint="eastAsia" w:ascii="方正仿宋_GBK" w:hAnsi="方正仿宋_GBK" w:eastAsia="方正仿宋_GBK" w:cs="方正仿宋_GBK"/>
            <w:color w:val="000000" w:themeColor="text1"/>
            <w:sz w:val="32"/>
            <w:szCs w:val="32"/>
            <w:rPrChange w:id="437" w:author="彭姐江苏协会五月无锡展十月南京" w:date="2024-07-18T11:35:29Z">
              <w:rPr>
                <w:rFonts w:hint="eastAsia" w:ascii="黑体" w:hAnsi="黑体" w:eastAsia="黑体"/>
                <w:sz w:val="32"/>
                <w:szCs w:val="32"/>
              </w:rPr>
            </w:rPrChange>
            <w14:textFill>
              <w14:solidFill>
                <w14:schemeClr w14:val="tx1"/>
              </w14:solidFill>
            </w14:textFill>
          </w:rPr>
          <w:t>（一）无故2年不按规定交纳会费；</w:t>
        </w:r>
      </w:ins>
    </w:p>
    <w:p w14:paraId="1AAD13EE">
      <w:pPr>
        <w:autoSpaceDE w:val="0"/>
        <w:adjustRightInd w:val="0"/>
        <w:snapToGrid w:val="0"/>
        <w:spacing w:line="480" w:lineRule="exact"/>
        <w:ind w:firstLine="640" w:firstLineChars="200"/>
        <w:rPr>
          <w:ins w:id="438" w:author="格格 刘" w:date="2024-07-16T16:21:00Z"/>
          <w:rFonts w:hint="eastAsia" w:ascii="方正仿宋_GBK" w:hAnsi="方正仿宋_GBK" w:eastAsia="方正仿宋_GBK" w:cs="方正仿宋_GBK"/>
          <w:color w:val="000000" w:themeColor="text1"/>
          <w:sz w:val="32"/>
          <w:szCs w:val="32"/>
          <w:rPrChange w:id="439" w:author="彭姐江苏协会五月无锡展十月南京" w:date="2024-07-18T11:35:29Z">
            <w:rPr>
              <w:ins w:id="440" w:author="格格 刘" w:date="2024-07-16T16:21:00Z"/>
              <w:rFonts w:ascii="黑体" w:hAnsi="黑体" w:eastAsia="黑体"/>
              <w:sz w:val="32"/>
              <w:szCs w:val="32"/>
            </w:rPr>
          </w:rPrChange>
          <w14:textFill>
            <w14:solidFill>
              <w14:schemeClr w14:val="tx1"/>
            </w14:solidFill>
          </w14:textFill>
        </w:rPr>
      </w:pPr>
      <w:ins w:id="441" w:author="格格 刘" w:date="2024-07-16T16:21:00Z">
        <w:r>
          <w:rPr>
            <w:rFonts w:hint="eastAsia" w:ascii="方正仿宋_GBK" w:hAnsi="方正仿宋_GBK" w:eastAsia="方正仿宋_GBK" w:cs="方正仿宋_GBK"/>
            <w:color w:val="000000" w:themeColor="text1"/>
            <w:sz w:val="32"/>
            <w:szCs w:val="32"/>
            <w:rPrChange w:id="442" w:author="彭姐江苏协会五月无锡展十月南京" w:date="2024-07-18T11:35:29Z">
              <w:rPr>
                <w:rFonts w:hint="eastAsia" w:ascii="黑体" w:hAnsi="黑体" w:eastAsia="黑体"/>
                <w:sz w:val="32"/>
                <w:szCs w:val="32"/>
              </w:rPr>
            </w:rPrChange>
            <w14:textFill>
              <w14:solidFill>
                <w14:schemeClr w14:val="tx1"/>
              </w14:solidFill>
            </w14:textFill>
          </w:rPr>
          <w:t>（二）无故2年不按要求参加本会活动；</w:t>
        </w:r>
      </w:ins>
    </w:p>
    <w:p w14:paraId="541098CB">
      <w:pPr>
        <w:autoSpaceDE w:val="0"/>
        <w:adjustRightInd w:val="0"/>
        <w:snapToGrid w:val="0"/>
        <w:spacing w:line="480" w:lineRule="exact"/>
        <w:ind w:firstLine="640" w:firstLineChars="200"/>
        <w:rPr>
          <w:ins w:id="443" w:author="格格 刘" w:date="2024-07-16T16:21:00Z"/>
          <w:rFonts w:hint="eastAsia" w:ascii="方正仿宋_GBK" w:hAnsi="方正仿宋_GBK" w:eastAsia="方正仿宋_GBK" w:cs="方正仿宋_GBK"/>
          <w:color w:val="000000" w:themeColor="text1"/>
          <w:sz w:val="32"/>
          <w:szCs w:val="32"/>
          <w:rPrChange w:id="444" w:author="彭姐江苏协会五月无锡展十月南京" w:date="2024-07-18T11:35:29Z">
            <w:rPr>
              <w:ins w:id="445" w:author="格格 刘" w:date="2024-07-16T16:21:00Z"/>
              <w:rFonts w:ascii="黑体" w:hAnsi="黑体" w:eastAsia="黑体"/>
              <w:sz w:val="32"/>
              <w:szCs w:val="32"/>
            </w:rPr>
          </w:rPrChange>
          <w14:textFill>
            <w14:solidFill>
              <w14:schemeClr w14:val="tx1"/>
            </w14:solidFill>
          </w14:textFill>
        </w:rPr>
      </w:pPr>
      <w:ins w:id="446" w:author="格格 刘" w:date="2024-07-16T16:21:00Z">
        <w:r>
          <w:rPr>
            <w:rFonts w:hint="eastAsia" w:ascii="方正仿宋_GBK" w:hAnsi="方正仿宋_GBK" w:eastAsia="方正仿宋_GBK" w:cs="方正仿宋_GBK"/>
            <w:color w:val="000000" w:themeColor="text1"/>
            <w:sz w:val="32"/>
            <w:szCs w:val="32"/>
            <w:rPrChange w:id="447" w:author="彭姐江苏协会五月无锡展十月南京" w:date="2024-07-18T11:35:29Z">
              <w:rPr>
                <w:rFonts w:hint="eastAsia" w:ascii="黑体" w:hAnsi="黑体" w:eastAsia="黑体"/>
                <w:sz w:val="32"/>
                <w:szCs w:val="32"/>
              </w:rPr>
            </w:rPrChange>
            <w14:textFill>
              <w14:solidFill>
                <w14:schemeClr w14:val="tx1"/>
              </w14:solidFill>
            </w14:textFill>
          </w:rPr>
          <w:t>（三）已不符合会员资格条件；</w:t>
        </w:r>
      </w:ins>
    </w:p>
    <w:p w14:paraId="554989BF">
      <w:pPr>
        <w:autoSpaceDE w:val="0"/>
        <w:adjustRightInd w:val="0"/>
        <w:snapToGrid w:val="0"/>
        <w:spacing w:line="480" w:lineRule="exact"/>
        <w:ind w:firstLine="640" w:firstLineChars="200"/>
        <w:rPr>
          <w:ins w:id="448" w:author="格格 刘" w:date="2024-07-16T16:21:00Z"/>
          <w:rFonts w:hint="eastAsia" w:ascii="方正仿宋_GBK" w:hAnsi="方正仿宋_GBK" w:eastAsia="方正仿宋_GBK" w:cs="方正仿宋_GBK"/>
          <w:color w:val="000000" w:themeColor="text1"/>
          <w:sz w:val="32"/>
          <w:szCs w:val="32"/>
          <w:rPrChange w:id="449" w:author="彭姐江苏协会五月无锡展十月南京" w:date="2024-07-18T11:35:29Z">
            <w:rPr>
              <w:ins w:id="450" w:author="格格 刘" w:date="2024-07-16T16:21:00Z"/>
              <w:rFonts w:ascii="黑体" w:hAnsi="黑体" w:eastAsia="黑体"/>
              <w:sz w:val="32"/>
              <w:szCs w:val="32"/>
            </w:rPr>
          </w:rPrChange>
          <w14:textFill>
            <w14:solidFill>
              <w14:schemeClr w14:val="tx1"/>
            </w14:solidFill>
          </w14:textFill>
        </w:rPr>
      </w:pPr>
      <w:ins w:id="451" w:author="格格 刘" w:date="2024-07-16T16:21:00Z">
        <w:r>
          <w:rPr>
            <w:rFonts w:hint="eastAsia" w:ascii="方正仿宋_GBK" w:hAnsi="方正仿宋_GBK" w:eastAsia="方正仿宋_GBK" w:cs="方正仿宋_GBK"/>
            <w:color w:val="000000" w:themeColor="text1"/>
            <w:sz w:val="32"/>
            <w:szCs w:val="32"/>
            <w:rPrChange w:id="452" w:author="彭姐江苏协会五月无锡展十月南京" w:date="2024-07-18T11:35:29Z">
              <w:rPr>
                <w:rFonts w:hint="eastAsia" w:ascii="黑体" w:hAnsi="黑体" w:eastAsia="黑体"/>
                <w:sz w:val="32"/>
                <w:szCs w:val="32"/>
              </w:rPr>
            </w:rPrChange>
            <w14:textFill>
              <w14:solidFill>
                <w14:schemeClr w14:val="tx1"/>
              </w14:solidFill>
            </w14:textFill>
          </w:rPr>
          <w:t>（四）丧失民事行为能力。</w:t>
        </w:r>
      </w:ins>
    </w:p>
    <w:p w14:paraId="3C6E4693">
      <w:pPr>
        <w:adjustRightInd w:val="0"/>
        <w:snapToGrid w:val="0"/>
        <w:spacing w:line="480" w:lineRule="exact"/>
        <w:ind w:firstLine="640" w:firstLineChars="200"/>
        <w:rPr>
          <w:ins w:id="453" w:author="格格 刘" w:date="2024-07-16T16:21:00Z"/>
          <w:rFonts w:hint="eastAsia" w:ascii="方正仿宋_GBK" w:hAnsi="方正仿宋_GBK" w:eastAsia="方正仿宋_GBK" w:cs="方正仿宋_GBK"/>
          <w:color w:val="000000" w:themeColor="text1"/>
          <w:sz w:val="32"/>
          <w:szCs w:val="32"/>
          <w:rPrChange w:id="454" w:author="彭姐江苏协会五月无锡展十月南京" w:date="2024-07-18T11:35:29Z">
            <w:rPr>
              <w:ins w:id="455" w:author="格格 刘" w:date="2024-07-16T16:21:00Z"/>
              <w:rFonts w:ascii="黑体" w:hAnsi="黑体" w:eastAsia="黑体"/>
              <w:sz w:val="32"/>
              <w:szCs w:val="32"/>
            </w:rPr>
          </w:rPrChange>
          <w14:textFill>
            <w14:solidFill>
              <w14:schemeClr w14:val="tx1"/>
            </w14:solidFill>
          </w14:textFill>
        </w:rPr>
      </w:pPr>
      <w:ins w:id="456" w:author="格格 刘" w:date="2024-07-16T16:21:00Z">
        <w:r>
          <w:rPr>
            <w:rFonts w:hint="eastAsia" w:ascii="方正仿宋_GBK" w:hAnsi="方正仿宋_GBK" w:eastAsia="方正仿宋_GBK" w:cs="方正仿宋_GBK"/>
            <w:b/>
            <w:bCs/>
            <w:color w:val="000000" w:themeColor="text1"/>
            <w:sz w:val="32"/>
            <w:szCs w:val="32"/>
            <w:rPrChange w:id="457" w:author="彭姐江苏协会五月无锡展十月南京" w:date="2024-07-18T11:38:01Z">
              <w:rPr>
                <w:rFonts w:hint="eastAsia" w:ascii="黑体" w:hAnsi="黑体" w:eastAsia="黑体"/>
                <w:sz w:val="32"/>
                <w:szCs w:val="32"/>
              </w:rPr>
            </w:rPrChange>
            <w14:textFill>
              <w14:solidFill>
                <w14:schemeClr w14:val="tx1"/>
              </w14:solidFill>
            </w14:textFill>
          </w:rPr>
          <w:t>第十五条</w:t>
        </w:r>
      </w:ins>
      <w:ins w:id="458" w:author="格格 刘" w:date="2024-07-16T16:21:00Z">
        <w:r>
          <w:rPr>
            <w:rFonts w:hint="eastAsia" w:ascii="方正仿宋_GBK" w:hAnsi="方正仿宋_GBK" w:eastAsia="方正仿宋_GBK" w:cs="方正仿宋_GBK"/>
            <w:color w:val="000000" w:themeColor="text1"/>
            <w:sz w:val="32"/>
            <w:szCs w:val="32"/>
            <w:rPrChange w:id="459"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会员退会应书面通知本会，并交回会员证。</w:t>
        </w:r>
      </w:ins>
    </w:p>
    <w:p w14:paraId="743C458C">
      <w:pPr>
        <w:pStyle w:val="15"/>
        <w:adjustRightInd w:val="0"/>
        <w:snapToGrid w:val="0"/>
        <w:spacing w:line="480" w:lineRule="exact"/>
        <w:ind w:firstLine="640"/>
        <w:rPr>
          <w:ins w:id="460" w:author="格格 刘" w:date="2024-07-16T16:21:00Z"/>
          <w:rFonts w:hint="eastAsia" w:ascii="方正仿宋_GBK" w:hAnsi="方正仿宋_GBK" w:eastAsia="方正仿宋_GBK" w:cs="方正仿宋_GBK"/>
          <w:color w:val="000000" w:themeColor="text1"/>
          <w:sz w:val="32"/>
          <w:szCs w:val="32"/>
          <w:rPrChange w:id="461" w:author="彭姐江苏协会五月无锡展十月南京" w:date="2024-07-18T11:35:29Z">
            <w:rPr>
              <w:ins w:id="462" w:author="格格 刘" w:date="2024-07-16T16:21:00Z"/>
              <w:rFonts w:ascii="黑体" w:hAnsi="黑体" w:eastAsia="黑体"/>
              <w:sz w:val="32"/>
              <w:szCs w:val="32"/>
            </w:rPr>
          </w:rPrChange>
          <w14:textFill>
            <w14:solidFill>
              <w14:schemeClr w14:val="tx1"/>
            </w14:solidFill>
          </w14:textFill>
        </w:rPr>
      </w:pPr>
      <w:ins w:id="463" w:author="格格 刘" w:date="2024-07-16T16:21:00Z">
        <w:r>
          <w:rPr>
            <w:rFonts w:hint="eastAsia" w:ascii="方正仿宋_GBK" w:hAnsi="方正仿宋_GBK" w:eastAsia="方正仿宋_GBK" w:cs="方正仿宋_GBK"/>
            <w:b/>
            <w:bCs/>
            <w:color w:val="000000" w:themeColor="text1"/>
            <w:sz w:val="32"/>
            <w:szCs w:val="32"/>
            <w:rPrChange w:id="464" w:author="彭姐江苏协会五月无锡展十月南京" w:date="2024-07-18T11:38:05Z">
              <w:rPr>
                <w:rFonts w:hint="eastAsia" w:ascii="黑体" w:hAnsi="黑体" w:eastAsia="黑体"/>
                <w:sz w:val="32"/>
                <w:szCs w:val="32"/>
              </w:rPr>
            </w:rPrChange>
            <w14:textFill>
              <w14:solidFill>
                <w14:schemeClr w14:val="tx1"/>
              </w14:solidFill>
            </w14:textFill>
          </w:rPr>
          <w:t>第十六条</w:t>
        </w:r>
      </w:ins>
      <w:ins w:id="465" w:author="格格 刘" w:date="2024-07-16T16:21:00Z">
        <w:r>
          <w:rPr>
            <w:rFonts w:hint="eastAsia" w:ascii="方正仿宋_GBK" w:hAnsi="方正仿宋_GBK" w:eastAsia="方正仿宋_GBK" w:cs="方正仿宋_GBK"/>
            <w:color w:val="000000" w:themeColor="text1"/>
            <w:sz w:val="32"/>
            <w:szCs w:val="32"/>
            <w:rPrChange w:id="466"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会员如有违反本章程的行为，经理事会表决通过，可以暂停其会员资格或者予以除名。</w:t>
        </w:r>
      </w:ins>
    </w:p>
    <w:p w14:paraId="09CF5700">
      <w:pPr>
        <w:adjustRightInd w:val="0"/>
        <w:snapToGrid w:val="0"/>
        <w:spacing w:line="480" w:lineRule="exact"/>
        <w:ind w:firstLine="640" w:firstLineChars="200"/>
        <w:rPr>
          <w:ins w:id="467" w:author="格格 刘" w:date="2024-07-16T16:21:00Z"/>
          <w:rFonts w:hint="eastAsia" w:ascii="方正仿宋_GBK" w:hAnsi="方正仿宋_GBK" w:eastAsia="方正仿宋_GBK" w:cs="方正仿宋_GBK"/>
          <w:color w:val="000000" w:themeColor="text1"/>
          <w:sz w:val="32"/>
          <w:szCs w:val="32"/>
          <w:rPrChange w:id="468" w:author="彭姐江苏协会五月无锡展十月南京" w:date="2024-07-18T11:35:29Z">
            <w:rPr>
              <w:ins w:id="469" w:author="格格 刘" w:date="2024-07-16T16:21:00Z"/>
              <w:rFonts w:ascii="黑体" w:hAnsi="黑体" w:eastAsia="黑体"/>
              <w:sz w:val="32"/>
              <w:szCs w:val="32"/>
            </w:rPr>
          </w:rPrChange>
          <w14:textFill>
            <w14:solidFill>
              <w14:schemeClr w14:val="tx1"/>
            </w14:solidFill>
          </w14:textFill>
        </w:rPr>
      </w:pPr>
      <w:ins w:id="470" w:author="格格 刘" w:date="2024-07-16T16:21:00Z">
        <w:r>
          <w:rPr>
            <w:rFonts w:hint="eastAsia" w:ascii="方正仿宋_GBK" w:hAnsi="方正仿宋_GBK" w:eastAsia="方正仿宋_GBK" w:cs="方正仿宋_GBK"/>
            <w:b/>
            <w:bCs/>
            <w:color w:val="000000" w:themeColor="text1"/>
            <w:sz w:val="32"/>
            <w:szCs w:val="32"/>
            <w:rPrChange w:id="471" w:author="彭姐江苏协会五月无锡展十月南京" w:date="2024-07-18T11:38:09Z">
              <w:rPr>
                <w:rFonts w:hint="eastAsia" w:ascii="黑体" w:hAnsi="黑体" w:eastAsia="黑体"/>
                <w:sz w:val="32"/>
                <w:szCs w:val="32"/>
              </w:rPr>
            </w:rPrChange>
            <w14:textFill>
              <w14:solidFill>
                <w14:schemeClr w14:val="tx1"/>
              </w14:solidFill>
            </w14:textFill>
          </w:rPr>
          <w:t>第十七条</w:t>
        </w:r>
      </w:ins>
      <w:ins w:id="472" w:author="格格 刘" w:date="2024-07-16T16:21:00Z">
        <w:r>
          <w:rPr>
            <w:rFonts w:hint="eastAsia" w:ascii="方正仿宋_GBK" w:hAnsi="方正仿宋_GBK" w:eastAsia="方正仿宋_GBK" w:cs="方正仿宋_GBK"/>
            <w:color w:val="000000" w:themeColor="text1"/>
            <w:sz w:val="32"/>
            <w:szCs w:val="32"/>
            <w:rPrChange w:id="473"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会员被暂停资格期间，其在本会相应的职务、权利、义务中止；会员退会、自动丧失会员资格或者被除名后，其在本会相应的职务、权利、义务自行终止。</w:t>
        </w:r>
      </w:ins>
    </w:p>
    <w:p w14:paraId="44C71A8A">
      <w:pPr>
        <w:adjustRightInd w:val="0"/>
        <w:snapToGrid w:val="0"/>
        <w:spacing w:line="480" w:lineRule="exact"/>
        <w:ind w:firstLine="640" w:firstLineChars="200"/>
        <w:jc w:val="center"/>
        <w:rPr>
          <w:ins w:id="474" w:author="格格 刘" w:date="2024-07-16T16:21:00Z"/>
          <w:rFonts w:hint="eastAsia" w:ascii="方正仿宋_GBK" w:hAnsi="方正仿宋_GBK" w:eastAsia="方正仿宋_GBK" w:cs="方正仿宋_GBK"/>
          <w:color w:val="000000" w:themeColor="text1"/>
          <w:sz w:val="32"/>
          <w:szCs w:val="32"/>
          <w:rPrChange w:id="475" w:author="彭姐江苏协会五月无锡展十月南京" w:date="2024-07-18T11:35:29Z">
            <w:rPr>
              <w:ins w:id="476" w:author="格格 刘" w:date="2024-07-16T16:21:00Z"/>
              <w:rFonts w:ascii="黑体" w:hAnsi="黑体" w:eastAsia="黑体"/>
              <w:sz w:val="32"/>
              <w:szCs w:val="32"/>
            </w:rPr>
          </w:rPrChange>
          <w14:textFill>
            <w14:solidFill>
              <w14:schemeClr w14:val="tx1"/>
            </w14:solidFill>
          </w14:textFill>
        </w:rPr>
      </w:pPr>
      <w:ins w:id="477" w:author="格格 刘" w:date="2024-07-16T16:21:00Z">
        <w:r>
          <w:rPr>
            <w:rFonts w:hint="eastAsia" w:ascii="方正仿宋_GBK" w:hAnsi="方正仿宋_GBK" w:eastAsia="方正仿宋_GBK" w:cs="方正仿宋_GBK"/>
            <w:color w:val="000000" w:themeColor="text1"/>
            <w:sz w:val="32"/>
            <w:szCs w:val="32"/>
            <w:rPrChange w:id="478"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p>
    <w:p w14:paraId="10F877D8">
      <w:pPr>
        <w:adjustRightInd w:val="0"/>
        <w:snapToGrid w:val="0"/>
        <w:spacing w:line="480" w:lineRule="exact"/>
        <w:jc w:val="center"/>
        <w:rPr>
          <w:ins w:id="479" w:author="格格 刘" w:date="2024-07-16T16:21:00Z"/>
          <w:rFonts w:hint="eastAsia" w:ascii="方正仿宋_GBK" w:hAnsi="方正仿宋_GBK" w:eastAsia="方正仿宋_GBK" w:cs="方正仿宋_GBK"/>
          <w:b/>
          <w:bCs/>
          <w:color w:val="000000" w:themeColor="text1"/>
          <w:sz w:val="32"/>
          <w:szCs w:val="32"/>
          <w:rPrChange w:id="480" w:author="彭姐江苏协会五月无锡展十月南京" w:date="2024-07-18T11:38:14Z">
            <w:rPr>
              <w:ins w:id="481" w:author="格格 刘" w:date="2024-07-16T16:21:00Z"/>
              <w:rFonts w:ascii="黑体" w:hAnsi="黑体" w:eastAsia="黑体"/>
              <w:sz w:val="32"/>
              <w:szCs w:val="32"/>
            </w:rPr>
          </w:rPrChange>
          <w14:textFill>
            <w14:solidFill>
              <w14:schemeClr w14:val="tx1"/>
            </w14:solidFill>
          </w14:textFill>
        </w:rPr>
      </w:pPr>
      <w:ins w:id="482" w:author="格格 刘" w:date="2024-07-16T16:21:00Z">
        <w:r>
          <w:rPr>
            <w:rFonts w:hint="eastAsia" w:ascii="方正仿宋_GBK" w:hAnsi="方正仿宋_GBK" w:eastAsia="方正仿宋_GBK" w:cs="方正仿宋_GBK"/>
            <w:b/>
            <w:bCs/>
            <w:color w:val="000000" w:themeColor="text1"/>
            <w:sz w:val="32"/>
            <w:szCs w:val="32"/>
            <w:rPrChange w:id="483" w:author="彭姐江苏协会五月无锡展十月南京" w:date="2024-07-18T11:38:14Z">
              <w:rPr>
                <w:rFonts w:hint="eastAsia" w:ascii="黑体" w:hAnsi="黑体" w:eastAsia="黑体"/>
                <w:sz w:val="32"/>
                <w:szCs w:val="32"/>
              </w:rPr>
            </w:rPrChange>
            <w14:textFill>
              <w14:solidFill>
                <w14:schemeClr w14:val="tx1"/>
              </w14:solidFill>
            </w14:textFill>
          </w:rPr>
          <w:t>第四章  组织机构</w:t>
        </w:r>
      </w:ins>
    </w:p>
    <w:p w14:paraId="7EC15A17">
      <w:pPr>
        <w:adjustRightInd w:val="0"/>
        <w:snapToGrid w:val="0"/>
        <w:spacing w:line="480" w:lineRule="exact"/>
        <w:jc w:val="center"/>
        <w:rPr>
          <w:ins w:id="484" w:author="格格 刘" w:date="2024-07-16T16:21:00Z"/>
          <w:rFonts w:hint="eastAsia" w:ascii="方正仿宋_GBK" w:hAnsi="方正仿宋_GBK" w:eastAsia="方正仿宋_GBK" w:cs="方正仿宋_GBK"/>
          <w:b/>
          <w:color w:val="000000" w:themeColor="text1"/>
          <w:sz w:val="32"/>
          <w:szCs w:val="32"/>
          <w:rPrChange w:id="485" w:author="彭姐江苏协会五月无锡展十月南京" w:date="2024-07-18T11:35:29Z">
            <w:rPr>
              <w:ins w:id="486" w:author="格格 刘" w:date="2024-07-16T16:21:00Z"/>
              <w:rFonts w:ascii="黑体" w:hAnsi="黑体" w:eastAsia="黑体"/>
              <w:b/>
              <w:sz w:val="32"/>
              <w:szCs w:val="32"/>
            </w:rPr>
          </w:rPrChange>
          <w14:textFill>
            <w14:solidFill>
              <w14:schemeClr w14:val="tx1"/>
            </w14:solidFill>
          </w14:textFill>
        </w:rPr>
      </w:pPr>
      <w:ins w:id="487" w:author="格格 刘" w:date="2024-07-16T16:21:00Z">
        <w:r>
          <w:rPr>
            <w:rFonts w:hint="eastAsia" w:ascii="方正仿宋_GBK" w:hAnsi="方正仿宋_GBK" w:eastAsia="方正仿宋_GBK" w:cs="方正仿宋_GBK"/>
            <w:b/>
            <w:color w:val="000000" w:themeColor="text1"/>
            <w:sz w:val="32"/>
            <w:szCs w:val="32"/>
            <w:rPrChange w:id="488" w:author="彭姐江苏协会五月无锡展十月南京" w:date="2024-07-18T11:35:29Z">
              <w:rPr>
                <w:rFonts w:hint="eastAsia" w:ascii="黑体" w:hAnsi="黑体" w:eastAsia="黑体"/>
                <w:b/>
                <w:sz w:val="32"/>
                <w:szCs w:val="32"/>
              </w:rPr>
            </w:rPrChange>
            <w14:textFill>
              <w14:solidFill>
                <w14:schemeClr w14:val="tx1"/>
              </w14:solidFill>
            </w14:textFill>
          </w:rPr>
          <w:t xml:space="preserve">第一节  </w:t>
        </w:r>
      </w:ins>
      <w:ins w:id="489" w:author="格格 刘" w:date="2024-07-16T16:21:00Z">
        <w:commentRangeStart w:id="2"/>
        <w:r>
          <w:rPr>
            <w:rFonts w:hint="eastAsia" w:ascii="方正仿宋_GBK" w:hAnsi="方正仿宋_GBK" w:eastAsia="方正仿宋_GBK" w:cs="方正仿宋_GBK"/>
            <w:b/>
            <w:color w:val="000000" w:themeColor="text1"/>
            <w:sz w:val="32"/>
            <w:szCs w:val="32"/>
            <w:rPrChange w:id="490" w:author="彭姐江苏协会五月无锡展十月南京" w:date="2024-07-18T11:35:29Z">
              <w:rPr>
                <w:rFonts w:hint="eastAsia" w:ascii="黑体" w:hAnsi="黑体" w:eastAsia="黑体"/>
                <w:b/>
                <w:sz w:val="32"/>
                <w:szCs w:val="32"/>
              </w:rPr>
            </w:rPrChange>
            <w14:textFill>
              <w14:solidFill>
                <w14:schemeClr w14:val="tx1"/>
              </w14:solidFill>
            </w14:textFill>
          </w:rPr>
          <w:t>会员</w:t>
        </w:r>
      </w:ins>
      <w:ins w:id="491" w:author="格格 刘" w:date="2024-07-16T16:21:00Z">
        <w:del w:id="492" w:author="翟靓雅" w:date="2024-07-17T09:20:00Z">
          <w:r>
            <w:rPr>
              <w:rFonts w:hint="eastAsia" w:ascii="方正仿宋_GBK" w:hAnsi="方正仿宋_GBK" w:eastAsia="方正仿宋_GBK" w:cs="方正仿宋_GBK"/>
              <w:b/>
              <w:color w:val="000000" w:themeColor="text1"/>
              <w:sz w:val="32"/>
              <w:szCs w:val="32"/>
              <w:rPrChange w:id="493" w:author="彭姐江苏协会五月无锡展十月南京" w:date="2024-07-18T11:35:29Z">
                <w:rPr>
                  <w:rFonts w:hint="eastAsia" w:ascii="黑体" w:hAnsi="黑体" w:eastAsia="黑体"/>
                  <w:b/>
                  <w:sz w:val="32"/>
                  <w:szCs w:val="32"/>
                </w:rPr>
              </w:rPrChange>
              <w14:textFill>
                <w14:solidFill>
                  <w14:schemeClr w14:val="tx1"/>
                </w14:solidFill>
              </w14:textFill>
            </w:rPr>
            <w:delText>（代表）</w:delText>
          </w:r>
        </w:del>
      </w:ins>
      <w:ins w:id="494" w:author="格格 刘" w:date="2024-07-16T16:21:00Z">
        <w:r>
          <w:rPr>
            <w:rFonts w:hint="eastAsia" w:ascii="方正仿宋_GBK" w:hAnsi="方正仿宋_GBK" w:eastAsia="方正仿宋_GBK" w:cs="方正仿宋_GBK"/>
            <w:b/>
            <w:color w:val="000000" w:themeColor="text1"/>
            <w:sz w:val="32"/>
            <w:szCs w:val="32"/>
            <w:rPrChange w:id="495" w:author="彭姐江苏协会五月无锡展十月南京" w:date="2024-07-18T11:35:29Z">
              <w:rPr>
                <w:rFonts w:hint="eastAsia" w:ascii="黑体" w:hAnsi="黑体" w:eastAsia="黑体"/>
                <w:b/>
                <w:sz w:val="32"/>
                <w:szCs w:val="32"/>
              </w:rPr>
            </w:rPrChange>
            <w14:textFill>
              <w14:solidFill>
                <w14:schemeClr w14:val="tx1"/>
              </w14:solidFill>
            </w14:textFill>
          </w:rPr>
          <w:t>大会</w:t>
        </w:r>
        <w:commentRangeEnd w:id="2"/>
      </w:ins>
      <w:r>
        <w:rPr>
          <w:rFonts w:hint="eastAsia" w:ascii="方正仿宋_GBK" w:hAnsi="方正仿宋_GBK" w:eastAsia="方正仿宋_GBK" w:cs="方正仿宋_GBK"/>
          <w:color w:val="000000" w:themeColor="text1"/>
          <w:rPrChange w:id="496" w:author="彭姐江苏协会五月无锡展十月南京" w:date="2024-07-18T11:35:29Z">
            <w:rPr/>
          </w:rPrChange>
          <w14:textFill>
            <w14:solidFill>
              <w14:schemeClr w14:val="tx1"/>
            </w14:solidFill>
          </w14:textFill>
        </w:rPr>
        <w:commentReference w:id="2"/>
      </w:r>
    </w:p>
    <w:p w14:paraId="4ABE50C2">
      <w:pPr>
        <w:adjustRightInd w:val="0"/>
        <w:snapToGrid w:val="0"/>
        <w:spacing w:line="480" w:lineRule="exact"/>
        <w:ind w:firstLine="640" w:firstLineChars="200"/>
        <w:rPr>
          <w:ins w:id="497" w:author="格格 刘" w:date="2024-07-16T16:21:00Z"/>
          <w:rFonts w:hint="eastAsia" w:ascii="方正仿宋_GBK" w:hAnsi="方正仿宋_GBK" w:eastAsia="方正仿宋_GBK" w:cs="方正仿宋_GBK"/>
          <w:color w:val="000000" w:themeColor="text1"/>
          <w:sz w:val="32"/>
          <w:szCs w:val="32"/>
          <w:rPrChange w:id="498" w:author="彭姐江苏协会五月无锡展十月南京" w:date="2024-07-18T11:35:29Z">
            <w:rPr>
              <w:ins w:id="499" w:author="格格 刘" w:date="2024-07-16T16:21:00Z"/>
              <w:rFonts w:ascii="黑体" w:hAnsi="黑体" w:eastAsia="黑体"/>
              <w:sz w:val="32"/>
              <w:szCs w:val="32"/>
            </w:rPr>
          </w:rPrChange>
          <w14:textFill>
            <w14:solidFill>
              <w14:schemeClr w14:val="tx1"/>
            </w14:solidFill>
          </w14:textFill>
        </w:rPr>
      </w:pPr>
      <w:ins w:id="500" w:author="格格 刘" w:date="2024-07-16T16:21:00Z">
        <w:r>
          <w:rPr>
            <w:rFonts w:hint="eastAsia" w:ascii="方正仿宋_GBK" w:hAnsi="方正仿宋_GBK" w:eastAsia="方正仿宋_GBK" w:cs="方正仿宋_GBK"/>
            <w:b/>
            <w:bCs/>
            <w:color w:val="000000" w:themeColor="text1"/>
            <w:sz w:val="32"/>
            <w:szCs w:val="32"/>
            <w:rPrChange w:id="501" w:author="彭姐江苏协会五月无锡展十月南京" w:date="2024-07-18T11:38:18Z">
              <w:rPr>
                <w:rFonts w:hint="eastAsia" w:ascii="黑体" w:hAnsi="黑体" w:eastAsia="黑体"/>
                <w:sz w:val="32"/>
                <w:szCs w:val="32"/>
              </w:rPr>
            </w:rPrChange>
            <w14:textFill>
              <w14:solidFill>
                <w14:schemeClr w14:val="tx1"/>
              </w14:solidFill>
            </w14:textFill>
          </w:rPr>
          <w:t>第十八条</w:t>
        </w:r>
      </w:ins>
      <w:ins w:id="502" w:author="格格 刘" w:date="2024-07-16T16:21:00Z">
        <w:r>
          <w:rPr>
            <w:rFonts w:hint="eastAsia" w:ascii="方正仿宋_GBK" w:hAnsi="方正仿宋_GBK" w:eastAsia="方正仿宋_GBK" w:cs="方正仿宋_GBK"/>
            <w:color w:val="000000" w:themeColor="text1"/>
            <w:sz w:val="32"/>
            <w:szCs w:val="32"/>
            <w:rPrChange w:id="503"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本会的最高权力机构是会员</w:t>
        </w:r>
      </w:ins>
      <w:ins w:id="504" w:author="格格 刘" w:date="2024-07-16T16:21:00Z">
        <w:del w:id="505" w:author="翟靓雅" w:date="2024-07-17T09:20:00Z">
          <w:r>
            <w:rPr>
              <w:rFonts w:hint="eastAsia" w:ascii="方正仿宋_GBK" w:hAnsi="方正仿宋_GBK" w:eastAsia="方正仿宋_GBK" w:cs="方正仿宋_GBK"/>
              <w:color w:val="000000" w:themeColor="text1"/>
              <w:sz w:val="32"/>
              <w:szCs w:val="32"/>
              <w:rPrChange w:id="506"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507" w:author="格格 刘" w:date="2024-07-16T16:21:00Z">
        <w:r>
          <w:rPr>
            <w:rFonts w:hint="eastAsia" w:ascii="方正仿宋_GBK" w:hAnsi="方正仿宋_GBK" w:eastAsia="方正仿宋_GBK" w:cs="方正仿宋_GBK"/>
            <w:color w:val="000000" w:themeColor="text1"/>
            <w:sz w:val="32"/>
            <w:szCs w:val="32"/>
            <w:rPrChange w:id="508" w:author="彭姐江苏协会五月无锡展十月南京" w:date="2024-07-18T11:35:29Z">
              <w:rPr>
                <w:rFonts w:hint="eastAsia" w:ascii="黑体" w:hAnsi="黑体" w:eastAsia="黑体"/>
                <w:sz w:val="32"/>
                <w:szCs w:val="32"/>
              </w:rPr>
            </w:rPrChange>
            <w14:textFill>
              <w14:solidFill>
                <w14:schemeClr w14:val="tx1"/>
              </w14:solidFill>
            </w14:textFill>
          </w:rPr>
          <w:t>大会</w:t>
        </w:r>
      </w:ins>
      <w:ins w:id="509" w:author="格格 刘" w:date="2024-07-16T16:21:00Z">
        <w:r>
          <w:rPr>
            <w:rFonts w:hint="eastAsia" w:ascii="方正仿宋_GBK" w:hAnsi="方正仿宋_GBK" w:eastAsia="方正仿宋_GBK" w:cs="方正仿宋_GBK"/>
            <w:color w:val="000000" w:themeColor="text1"/>
            <w:sz w:val="32"/>
            <w:szCs w:val="32"/>
            <w:rPrChange w:id="510" w:author="彭姐江苏协会五月无锡展十月南京" w:date="2024-07-18T11:35:29Z">
              <w:rPr>
                <w:rFonts w:hint="eastAsia" w:ascii="黑体" w:hAnsi="黑体" w:eastAsia="黑体"/>
                <w:color w:val="000000"/>
                <w:sz w:val="32"/>
                <w:szCs w:val="32"/>
              </w:rPr>
            </w:rPrChange>
            <w14:textFill>
              <w14:solidFill>
                <w14:schemeClr w14:val="tx1"/>
              </w14:solidFill>
            </w14:textFill>
          </w:rPr>
          <w:t>，</w:t>
        </w:r>
      </w:ins>
      <w:ins w:id="511" w:author="格格 刘" w:date="2024-07-16T16:21:00Z">
        <w:r>
          <w:rPr>
            <w:rFonts w:hint="eastAsia" w:ascii="方正仿宋_GBK" w:hAnsi="方正仿宋_GBK" w:eastAsia="方正仿宋_GBK" w:cs="方正仿宋_GBK"/>
            <w:color w:val="000000" w:themeColor="text1"/>
            <w:sz w:val="32"/>
            <w:szCs w:val="32"/>
            <w:rPrChange w:id="512" w:author="彭姐江苏协会五月无锡展十月南京" w:date="2024-07-18T11:35:29Z">
              <w:rPr>
                <w:rFonts w:hint="eastAsia" w:ascii="黑体" w:hAnsi="黑体" w:eastAsia="黑体"/>
                <w:sz w:val="32"/>
                <w:szCs w:val="32"/>
              </w:rPr>
            </w:rPrChange>
            <w14:textFill>
              <w14:solidFill>
                <w14:schemeClr w14:val="tx1"/>
              </w14:solidFill>
            </w14:textFill>
          </w:rPr>
          <w:t>其职权是：</w:t>
        </w:r>
      </w:ins>
    </w:p>
    <w:p w14:paraId="16C8997E">
      <w:pPr>
        <w:adjustRightInd w:val="0"/>
        <w:snapToGrid w:val="0"/>
        <w:spacing w:line="480" w:lineRule="exact"/>
        <w:ind w:firstLine="640" w:firstLineChars="200"/>
        <w:rPr>
          <w:ins w:id="513" w:author="格格 刘" w:date="2024-07-16T16:21:00Z"/>
          <w:rFonts w:hint="eastAsia" w:ascii="方正仿宋_GBK" w:hAnsi="方正仿宋_GBK" w:eastAsia="方正仿宋_GBK" w:cs="方正仿宋_GBK"/>
          <w:color w:val="000000" w:themeColor="text1"/>
          <w:sz w:val="32"/>
          <w:szCs w:val="32"/>
          <w:rPrChange w:id="514" w:author="彭姐江苏协会五月无锡展十月南京" w:date="2024-07-18T11:35:29Z">
            <w:rPr>
              <w:ins w:id="515" w:author="格格 刘" w:date="2024-07-16T16:21:00Z"/>
              <w:rFonts w:ascii="黑体" w:hAnsi="黑体" w:eastAsia="黑体"/>
              <w:sz w:val="32"/>
              <w:szCs w:val="32"/>
            </w:rPr>
          </w:rPrChange>
          <w14:textFill>
            <w14:solidFill>
              <w14:schemeClr w14:val="tx1"/>
            </w14:solidFill>
          </w14:textFill>
        </w:rPr>
      </w:pPr>
      <w:ins w:id="516" w:author="格格 刘" w:date="2024-07-16T16:21:00Z">
        <w:r>
          <w:rPr>
            <w:rFonts w:hint="eastAsia" w:ascii="方正仿宋_GBK" w:hAnsi="方正仿宋_GBK" w:eastAsia="方正仿宋_GBK" w:cs="方正仿宋_GBK"/>
            <w:color w:val="000000" w:themeColor="text1"/>
            <w:sz w:val="32"/>
            <w:szCs w:val="32"/>
            <w:rPrChange w:id="517" w:author="彭姐江苏协会五月无锡展十月南京" w:date="2024-07-18T11:35:29Z">
              <w:rPr>
                <w:rFonts w:hint="eastAsia" w:ascii="黑体" w:hAnsi="黑体" w:eastAsia="黑体"/>
                <w:sz w:val="32"/>
                <w:szCs w:val="32"/>
              </w:rPr>
            </w:rPrChange>
            <w14:textFill>
              <w14:solidFill>
                <w14:schemeClr w14:val="tx1"/>
              </w14:solidFill>
            </w14:textFill>
          </w:rPr>
          <w:t>（一）制定和修改章程；</w:t>
        </w:r>
      </w:ins>
    </w:p>
    <w:p w14:paraId="3F695CA8">
      <w:pPr>
        <w:adjustRightInd w:val="0"/>
        <w:snapToGrid w:val="0"/>
        <w:spacing w:line="480" w:lineRule="exact"/>
        <w:ind w:firstLine="640" w:firstLineChars="200"/>
        <w:rPr>
          <w:ins w:id="518" w:author="格格 刘" w:date="2024-07-16T16:21:00Z"/>
          <w:rFonts w:hint="eastAsia" w:ascii="方正仿宋_GBK" w:hAnsi="方正仿宋_GBK" w:eastAsia="方正仿宋_GBK" w:cs="方正仿宋_GBK"/>
          <w:color w:val="000000" w:themeColor="text1"/>
          <w:sz w:val="32"/>
          <w:szCs w:val="32"/>
          <w:rPrChange w:id="519" w:author="彭姐江苏协会五月无锡展十月南京" w:date="2024-07-18T11:35:29Z">
            <w:rPr>
              <w:ins w:id="520" w:author="格格 刘" w:date="2024-07-16T16:21:00Z"/>
              <w:rFonts w:ascii="黑体" w:hAnsi="黑体" w:eastAsia="黑体"/>
              <w:sz w:val="32"/>
              <w:szCs w:val="32"/>
            </w:rPr>
          </w:rPrChange>
          <w14:textFill>
            <w14:solidFill>
              <w14:schemeClr w14:val="tx1"/>
            </w14:solidFill>
          </w14:textFill>
        </w:rPr>
      </w:pPr>
      <w:ins w:id="521" w:author="格格 刘" w:date="2024-07-16T16:21:00Z">
        <w:r>
          <w:rPr>
            <w:rFonts w:hint="eastAsia" w:ascii="方正仿宋_GBK" w:hAnsi="方正仿宋_GBK" w:eastAsia="方正仿宋_GBK" w:cs="方正仿宋_GBK"/>
            <w:color w:val="000000" w:themeColor="text1"/>
            <w:sz w:val="32"/>
            <w:szCs w:val="32"/>
            <w:rPrChange w:id="522" w:author="彭姐江苏协会五月无锡展十月南京" w:date="2024-07-18T11:35:29Z">
              <w:rPr>
                <w:rFonts w:hint="eastAsia" w:ascii="黑体" w:hAnsi="黑体" w:eastAsia="黑体"/>
                <w:sz w:val="32"/>
                <w:szCs w:val="32"/>
              </w:rPr>
            </w:rPrChange>
            <w14:textFill>
              <w14:solidFill>
                <w14:schemeClr w14:val="tx1"/>
              </w14:solidFill>
            </w14:textFill>
          </w:rPr>
          <w:t>（二）制定和修改会费标准；</w:t>
        </w:r>
      </w:ins>
    </w:p>
    <w:p w14:paraId="5D2EA249">
      <w:pPr>
        <w:adjustRightInd w:val="0"/>
        <w:snapToGrid w:val="0"/>
        <w:spacing w:line="480" w:lineRule="exact"/>
        <w:ind w:firstLine="640" w:firstLineChars="200"/>
        <w:rPr>
          <w:ins w:id="523" w:author="格格 刘" w:date="2024-07-16T16:21:00Z"/>
          <w:rFonts w:hint="eastAsia" w:ascii="方正仿宋_GBK" w:hAnsi="方正仿宋_GBK" w:eastAsia="方正仿宋_GBK" w:cs="方正仿宋_GBK"/>
          <w:color w:val="000000" w:themeColor="text1"/>
          <w:sz w:val="32"/>
          <w:szCs w:val="32"/>
          <w:rPrChange w:id="524" w:author="彭姐江苏协会五月无锡展十月南京" w:date="2024-07-18T11:35:29Z">
            <w:rPr>
              <w:ins w:id="525" w:author="格格 刘" w:date="2024-07-16T16:21:00Z"/>
              <w:rFonts w:ascii="黑体" w:hAnsi="黑体" w:eastAsia="黑体"/>
              <w:sz w:val="32"/>
              <w:szCs w:val="32"/>
            </w:rPr>
          </w:rPrChange>
          <w14:textFill>
            <w14:solidFill>
              <w14:schemeClr w14:val="tx1"/>
            </w14:solidFill>
          </w14:textFill>
        </w:rPr>
      </w:pPr>
      <w:ins w:id="526" w:author="格格 刘" w:date="2024-07-16T16:21:00Z">
        <w:r>
          <w:rPr>
            <w:rFonts w:hint="eastAsia" w:ascii="方正仿宋_GBK" w:hAnsi="方正仿宋_GBK" w:eastAsia="方正仿宋_GBK" w:cs="方正仿宋_GBK"/>
            <w:color w:val="000000" w:themeColor="text1"/>
            <w:sz w:val="32"/>
            <w:szCs w:val="32"/>
            <w:rPrChange w:id="527" w:author="彭姐江苏协会五月无锡展十月南京" w:date="2024-07-18T11:35:29Z">
              <w:rPr>
                <w:rFonts w:hint="eastAsia" w:ascii="黑体" w:hAnsi="黑体" w:eastAsia="黑体"/>
                <w:sz w:val="32"/>
                <w:szCs w:val="32"/>
              </w:rPr>
            </w:rPrChange>
            <w14:textFill>
              <w14:solidFill>
                <w14:schemeClr w14:val="tx1"/>
              </w14:solidFill>
            </w14:textFill>
          </w:rPr>
          <w:t>（三）制定和修改理事、监事、负责人产生办法；</w:t>
        </w:r>
      </w:ins>
    </w:p>
    <w:p w14:paraId="3EBF4B05">
      <w:pPr>
        <w:adjustRightInd w:val="0"/>
        <w:snapToGrid w:val="0"/>
        <w:spacing w:line="480" w:lineRule="exact"/>
        <w:ind w:firstLine="640" w:firstLineChars="200"/>
        <w:rPr>
          <w:ins w:id="528" w:author="格格 刘" w:date="2024-07-16T16:21:00Z"/>
          <w:rFonts w:hint="eastAsia" w:ascii="方正仿宋_GBK" w:hAnsi="方正仿宋_GBK" w:eastAsia="方正仿宋_GBK" w:cs="方正仿宋_GBK"/>
          <w:color w:val="000000" w:themeColor="text1"/>
          <w:sz w:val="32"/>
          <w:szCs w:val="32"/>
          <w:shd w:val="clear" w:color="auto" w:fill="7F7F7F"/>
          <w:rPrChange w:id="529" w:author="彭姐江苏协会五月无锡展十月南京" w:date="2024-07-18T11:35:29Z">
            <w:rPr>
              <w:ins w:id="530" w:author="格格 刘" w:date="2024-07-16T16:21:00Z"/>
              <w:rFonts w:ascii="黑体" w:hAnsi="黑体" w:eastAsia="黑体"/>
              <w:sz w:val="32"/>
              <w:szCs w:val="32"/>
              <w:shd w:val="clear" w:color="auto" w:fill="7F7F7F"/>
            </w:rPr>
          </w:rPrChange>
          <w14:textFill>
            <w14:solidFill>
              <w14:schemeClr w14:val="tx1"/>
            </w14:solidFill>
          </w14:textFill>
        </w:rPr>
      </w:pPr>
      <w:ins w:id="531" w:author="格格 刘" w:date="2024-07-16T16:21:00Z">
        <w:r>
          <w:rPr>
            <w:rFonts w:hint="eastAsia" w:ascii="方正仿宋_GBK" w:hAnsi="方正仿宋_GBK" w:eastAsia="方正仿宋_GBK" w:cs="方正仿宋_GBK"/>
            <w:color w:val="000000" w:themeColor="text1"/>
            <w:sz w:val="32"/>
            <w:szCs w:val="32"/>
            <w:rPrChange w:id="532" w:author="彭姐江苏协会五月无锡展十月南京" w:date="2024-07-18T11:35:29Z">
              <w:rPr>
                <w:rFonts w:hint="eastAsia" w:ascii="黑体" w:hAnsi="黑体" w:eastAsia="黑体"/>
                <w:sz w:val="32"/>
                <w:szCs w:val="32"/>
              </w:rPr>
            </w:rPrChange>
            <w14:textFill>
              <w14:solidFill>
                <w14:schemeClr w14:val="tx1"/>
              </w14:solidFill>
            </w14:textFill>
          </w:rPr>
          <w:t>（四）选举或者罢免理事、监事</w:t>
        </w:r>
      </w:ins>
      <w:ins w:id="533" w:author="格格 刘" w:date="2024-07-16T16:21:00Z">
        <w:del w:id="534" w:author="翟靓雅" w:date="2024-07-17T09:20:00Z">
          <w:r>
            <w:rPr>
              <w:rFonts w:hint="eastAsia" w:ascii="方正仿宋_GBK" w:hAnsi="方正仿宋_GBK" w:eastAsia="方正仿宋_GBK" w:cs="方正仿宋_GBK"/>
              <w:color w:val="000000" w:themeColor="text1"/>
              <w:sz w:val="32"/>
              <w:szCs w:val="32"/>
              <w:rPrChange w:id="535" w:author="彭姐江苏协会五月无锡展十月南京" w:date="2024-07-18T11:35:29Z">
                <w:rPr>
                  <w:rFonts w:hint="eastAsia" w:ascii="黑体" w:hAnsi="黑体" w:eastAsia="黑体"/>
                  <w:sz w:val="32"/>
                  <w:szCs w:val="32"/>
                </w:rPr>
              </w:rPrChange>
              <w14:textFill>
                <w14:solidFill>
                  <w14:schemeClr w14:val="tx1"/>
                </w14:solidFill>
              </w14:textFill>
            </w:rPr>
            <w:delText>；</w:delText>
          </w:r>
        </w:del>
      </w:ins>
      <w:ins w:id="536" w:author="翟靓雅" w:date="2024-07-17T09:20:00Z">
        <w:r>
          <w:rPr>
            <w:rFonts w:hint="eastAsia" w:ascii="方正仿宋_GBK" w:hAnsi="方正仿宋_GBK" w:eastAsia="方正仿宋_GBK" w:cs="方正仿宋_GBK"/>
            <w:color w:val="000000" w:themeColor="text1"/>
            <w:sz w:val="32"/>
            <w:szCs w:val="32"/>
            <w:rPrChange w:id="537"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538" w:author="格格 刘" w:date="2024-07-16T16:21:00Z">
        <w:r>
          <w:rPr>
            <w:rFonts w:hint="eastAsia" w:ascii="方正仿宋_GBK" w:hAnsi="方正仿宋_GBK" w:eastAsia="方正仿宋_GBK" w:cs="方正仿宋_GBK"/>
            <w:color w:val="000000" w:themeColor="text1"/>
            <w:sz w:val="32"/>
            <w:szCs w:val="32"/>
            <w:rPrChange w:id="539" w:author="彭姐江苏协会五月无锡展十月南京" w:date="2024-07-18T11:35:29Z">
              <w:rPr>
                <w:rFonts w:hint="eastAsia" w:ascii="黑体" w:hAnsi="黑体" w:eastAsia="黑体"/>
                <w:sz w:val="32"/>
                <w:szCs w:val="32"/>
              </w:rPr>
            </w:rPrChange>
            <w14:textFill>
              <w14:solidFill>
                <w14:schemeClr w14:val="tx1"/>
              </w14:solidFill>
            </w14:textFill>
          </w:rPr>
          <w:t>理事长、副理事长必须经会员</w:t>
        </w:r>
      </w:ins>
      <w:ins w:id="540" w:author="格格 刘" w:date="2024-07-16T16:21:00Z">
        <w:del w:id="541" w:author="翟靓雅" w:date="2024-07-17T09:20:00Z">
          <w:r>
            <w:rPr>
              <w:rFonts w:hint="eastAsia" w:ascii="方正仿宋_GBK" w:hAnsi="方正仿宋_GBK" w:eastAsia="方正仿宋_GBK" w:cs="方正仿宋_GBK"/>
              <w:color w:val="000000" w:themeColor="text1"/>
              <w:sz w:val="32"/>
              <w:szCs w:val="32"/>
              <w:rPrChange w:id="542"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543" w:author="格格 刘" w:date="2024-07-16T16:21:00Z">
        <w:r>
          <w:rPr>
            <w:rFonts w:hint="eastAsia" w:ascii="方正仿宋_GBK" w:hAnsi="方正仿宋_GBK" w:eastAsia="方正仿宋_GBK" w:cs="方正仿宋_GBK"/>
            <w:color w:val="000000" w:themeColor="text1"/>
            <w:sz w:val="32"/>
            <w:szCs w:val="32"/>
            <w:rPrChange w:id="544" w:author="彭姐江苏协会五月无锡展十月南京" w:date="2024-07-18T11:35:29Z">
              <w:rPr>
                <w:rFonts w:hint="eastAsia" w:ascii="黑体" w:hAnsi="黑体" w:eastAsia="黑体"/>
                <w:sz w:val="32"/>
                <w:szCs w:val="32"/>
              </w:rPr>
            </w:rPrChange>
            <w14:textFill>
              <w14:solidFill>
                <w14:schemeClr w14:val="tx1"/>
              </w14:solidFill>
            </w14:textFill>
          </w:rPr>
          <w:t>大会以无记名投票方式选举或者罢免。</w:t>
        </w:r>
      </w:ins>
    </w:p>
    <w:p w14:paraId="026FD056">
      <w:pPr>
        <w:adjustRightInd w:val="0"/>
        <w:snapToGrid w:val="0"/>
        <w:spacing w:line="480" w:lineRule="exact"/>
        <w:ind w:firstLine="640" w:firstLineChars="200"/>
        <w:rPr>
          <w:ins w:id="545" w:author="格格 刘" w:date="2024-07-16T16:21:00Z"/>
          <w:rFonts w:hint="eastAsia" w:ascii="方正仿宋_GBK" w:hAnsi="方正仿宋_GBK" w:eastAsia="方正仿宋_GBK" w:cs="方正仿宋_GBK"/>
          <w:color w:val="000000" w:themeColor="text1"/>
          <w:sz w:val="32"/>
          <w:szCs w:val="32"/>
          <w:rPrChange w:id="546" w:author="彭姐江苏协会五月无锡展十月南京" w:date="2024-07-18T11:35:29Z">
            <w:rPr>
              <w:ins w:id="547" w:author="格格 刘" w:date="2024-07-16T16:21:00Z"/>
              <w:rFonts w:ascii="黑体" w:hAnsi="黑体" w:eastAsia="黑体"/>
              <w:sz w:val="32"/>
              <w:szCs w:val="32"/>
            </w:rPr>
          </w:rPrChange>
          <w14:textFill>
            <w14:solidFill>
              <w14:schemeClr w14:val="tx1"/>
            </w14:solidFill>
          </w14:textFill>
        </w:rPr>
      </w:pPr>
      <w:ins w:id="548" w:author="格格 刘" w:date="2024-07-16T16:21:00Z">
        <w:r>
          <w:rPr>
            <w:rFonts w:hint="eastAsia" w:ascii="方正仿宋_GBK" w:hAnsi="方正仿宋_GBK" w:eastAsia="方正仿宋_GBK" w:cs="方正仿宋_GBK"/>
            <w:color w:val="000000" w:themeColor="text1"/>
            <w:sz w:val="32"/>
            <w:szCs w:val="32"/>
            <w:rPrChange w:id="549"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（五）审议理事会的工作报告和财务报告；</w:t>
        </w:r>
      </w:ins>
    </w:p>
    <w:p w14:paraId="59876427">
      <w:pPr>
        <w:adjustRightInd w:val="0"/>
        <w:snapToGrid w:val="0"/>
        <w:spacing w:line="480" w:lineRule="exact"/>
        <w:ind w:firstLine="640" w:firstLineChars="200"/>
        <w:rPr>
          <w:ins w:id="550" w:author="格格 刘" w:date="2024-07-16T16:21:00Z"/>
          <w:rFonts w:hint="eastAsia" w:ascii="方正仿宋_GBK" w:hAnsi="方正仿宋_GBK" w:eastAsia="方正仿宋_GBK" w:cs="方正仿宋_GBK"/>
          <w:color w:val="000000" w:themeColor="text1"/>
          <w:sz w:val="32"/>
          <w:szCs w:val="32"/>
          <w:rPrChange w:id="551" w:author="彭姐江苏协会五月无锡展十月南京" w:date="2024-07-18T11:35:29Z">
            <w:rPr>
              <w:ins w:id="552" w:author="格格 刘" w:date="2024-07-16T16:21:00Z"/>
              <w:rFonts w:ascii="黑体" w:hAnsi="黑体" w:eastAsia="黑体"/>
              <w:sz w:val="32"/>
              <w:szCs w:val="32"/>
            </w:rPr>
          </w:rPrChange>
          <w14:textFill>
            <w14:solidFill>
              <w14:schemeClr w14:val="tx1"/>
            </w14:solidFill>
          </w14:textFill>
        </w:rPr>
      </w:pPr>
      <w:ins w:id="553" w:author="格格 刘" w:date="2024-07-16T16:21:00Z">
        <w:r>
          <w:rPr>
            <w:rFonts w:hint="eastAsia" w:ascii="方正仿宋_GBK" w:hAnsi="方正仿宋_GBK" w:eastAsia="方正仿宋_GBK" w:cs="方正仿宋_GBK"/>
            <w:color w:val="000000" w:themeColor="text1"/>
            <w:sz w:val="32"/>
            <w:szCs w:val="32"/>
            <w:rPrChange w:id="554"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（六）审议监事的工作报告；</w:t>
        </w:r>
      </w:ins>
    </w:p>
    <w:p w14:paraId="3ED68589">
      <w:pPr>
        <w:adjustRightInd w:val="0"/>
        <w:snapToGrid w:val="0"/>
        <w:spacing w:line="480" w:lineRule="exact"/>
        <w:ind w:firstLine="640" w:firstLineChars="200"/>
        <w:rPr>
          <w:ins w:id="555" w:author="格格 刘" w:date="2024-07-16T16:21:00Z"/>
          <w:rFonts w:hint="eastAsia" w:ascii="方正仿宋_GBK" w:hAnsi="方正仿宋_GBK" w:eastAsia="方正仿宋_GBK" w:cs="方正仿宋_GBK"/>
          <w:color w:val="000000" w:themeColor="text1"/>
          <w:sz w:val="32"/>
          <w:szCs w:val="32"/>
          <w:rPrChange w:id="556" w:author="彭姐江苏协会五月无锡展十月南京" w:date="2024-07-18T11:35:29Z">
            <w:rPr>
              <w:ins w:id="557" w:author="格格 刘" w:date="2024-07-16T16:21:00Z"/>
              <w:rFonts w:ascii="黑体" w:hAnsi="黑体" w:eastAsia="黑体"/>
              <w:sz w:val="32"/>
              <w:szCs w:val="32"/>
            </w:rPr>
          </w:rPrChange>
          <w14:textFill>
            <w14:solidFill>
              <w14:schemeClr w14:val="tx1"/>
            </w14:solidFill>
          </w14:textFill>
        </w:rPr>
      </w:pPr>
      <w:ins w:id="558" w:author="格格 刘" w:date="2024-07-16T16:21:00Z">
        <w:r>
          <w:rPr>
            <w:rFonts w:hint="eastAsia" w:ascii="方正仿宋_GBK" w:hAnsi="方正仿宋_GBK" w:eastAsia="方正仿宋_GBK" w:cs="方正仿宋_GBK"/>
            <w:color w:val="000000" w:themeColor="text1"/>
            <w:sz w:val="32"/>
            <w:szCs w:val="32"/>
            <w:rPrChange w:id="559"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（七）决定名称变更、终止事宜；</w:t>
        </w:r>
      </w:ins>
    </w:p>
    <w:p w14:paraId="080627F9">
      <w:pPr>
        <w:adjustRightInd w:val="0"/>
        <w:snapToGrid w:val="0"/>
        <w:spacing w:line="480" w:lineRule="exact"/>
        <w:ind w:firstLine="640" w:firstLineChars="200"/>
        <w:rPr>
          <w:ins w:id="560" w:author="格格 刘" w:date="2024-07-16T16:21:00Z"/>
          <w:rFonts w:hint="eastAsia" w:ascii="方正仿宋_GBK" w:hAnsi="方正仿宋_GBK" w:eastAsia="方正仿宋_GBK" w:cs="方正仿宋_GBK"/>
          <w:color w:val="000000" w:themeColor="text1"/>
          <w:sz w:val="32"/>
          <w:szCs w:val="32"/>
          <w:rPrChange w:id="561" w:author="彭姐江苏协会五月无锡展十月南京" w:date="2024-07-18T11:35:29Z">
            <w:rPr>
              <w:ins w:id="562" w:author="格格 刘" w:date="2024-07-16T16:21:00Z"/>
              <w:rFonts w:ascii="黑体" w:hAnsi="黑体" w:eastAsia="黑体"/>
              <w:sz w:val="32"/>
              <w:szCs w:val="32"/>
            </w:rPr>
          </w:rPrChange>
          <w14:textFill>
            <w14:solidFill>
              <w14:schemeClr w14:val="tx1"/>
            </w14:solidFill>
          </w14:textFill>
        </w:rPr>
      </w:pPr>
      <w:ins w:id="563" w:author="格格 刘" w:date="2024-07-16T16:21:00Z">
        <w:r>
          <w:rPr>
            <w:rFonts w:hint="eastAsia" w:ascii="方正仿宋_GBK" w:hAnsi="方正仿宋_GBK" w:eastAsia="方正仿宋_GBK" w:cs="方正仿宋_GBK"/>
            <w:color w:val="000000" w:themeColor="text1"/>
            <w:sz w:val="32"/>
            <w:szCs w:val="32"/>
            <w:rPrChange w:id="564"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（八）决定其他重大事项。</w:t>
        </w:r>
      </w:ins>
    </w:p>
    <w:p w14:paraId="47CEACB4">
      <w:pPr>
        <w:adjustRightInd w:val="0"/>
        <w:snapToGrid w:val="0"/>
        <w:spacing w:line="480" w:lineRule="exact"/>
        <w:ind w:leftChars="100" w:firstLine="640" w:firstLineChars="200"/>
        <w:rPr>
          <w:ins w:id="566" w:author="格格 刘" w:date="2024-07-16T16:21:00Z"/>
          <w:rFonts w:hint="eastAsia" w:ascii="方正仿宋_GBK" w:hAnsi="方正仿宋_GBK" w:eastAsia="方正仿宋_GBK" w:cs="方正仿宋_GBK"/>
          <w:color w:val="000000" w:themeColor="text1"/>
          <w:sz w:val="32"/>
          <w:szCs w:val="32"/>
          <w:rPrChange w:id="567" w:author="彭姐江苏协会五月无锡展十月南京" w:date="2024-07-18T11:35:29Z">
            <w:rPr>
              <w:ins w:id="568" w:author="格格 刘" w:date="2024-07-16T16:21:00Z"/>
              <w:rFonts w:ascii="黑体" w:hAnsi="黑体" w:eastAsia="黑体"/>
              <w:sz w:val="32"/>
              <w:szCs w:val="32"/>
            </w:rPr>
          </w:rPrChange>
          <w14:textFill>
            <w14:solidFill>
              <w14:schemeClr w14:val="tx1"/>
            </w14:solidFill>
          </w14:textFill>
        </w:rPr>
        <w:pPrChange w:id="565" w:author="彭姐江苏协会五月无锡展十月南京" w:date="2024-07-18T11:38:52Z">
          <w:pPr>
            <w:adjustRightInd w:val="0"/>
            <w:snapToGrid w:val="0"/>
            <w:spacing w:line="480" w:lineRule="exact"/>
            <w:ind w:firstLine="640" w:firstLineChars="200"/>
          </w:pPr>
        </w:pPrChange>
      </w:pPr>
      <w:ins w:id="569" w:author="格格 刘" w:date="2024-07-16T16:21:00Z">
        <w:r>
          <w:rPr>
            <w:rFonts w:hint="eastAsia" w:ascii="方正仿宋_GBK" w:hAnsi="方正仿宋_GBK" w:eastAsia="方正仿宋_GBK" w:cs="方正仿宋_GBK"/>
            <w:b/>
            <w:bCs/>
            <w:color w:val="000000" w:themeColor="text1"/>
            <w:sz w:val="32"/>
            <w:szCs w:val="32"/>
            <w:rPrChange w:id="570" w:author="彭姐江苏协会五月无锡展十月南京" w:date="2024-07-18T11:38:25Z">
              <w:rPr>
                <w:rFonts w:hint="eastAsia" w:ascii="黑体" w:hAnsi="黑体" w:eastAsia="黑体"/>
                <w:sz w:val="32"/>
                <w:szCs w:val="32"/>
              </w:rPr>
            </w:rPrChange>
            <w14:textFill>
              <w14:solidFill>
                <w14:schemeClr w14:val="tx1"/>
              </w14:solidFill>
            </w14:textFill>
          </w:rPr>
          <w:t>第十九条</w:t>
        </w:r>
      </w:ins>
      <w:ins w:id="571" w:author="格格 刘" w:date="2024-07-16T16:21:00Z">
        <w:r>
          <w:rPr>
            <w:rFonts w:hint="eastAsia" w:ascii="方正仿宋_GBK" w:hAnsi="方正仿宋_GBK" w:eastAsia="方正仿宋_GBK" w:cs="方正仿宋_GBK"/>
            <w:color w:val="000000" w:themeColor="text1"/>
            <w:sz w:val="32"/>
            <w:szCs w:val="32"/>
            <w:rPrChange w:id="572"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会员</w:t>
        </w:r>
      </w:ins>
      <w:ins w:id="573" w:author="格格 刘" w:date="2024-07-16T16:21:00Z">
        <w:del w:id="574" w:author="翟靓雅" w:date="2024-07-17T09:21:00Z">
          <w:r>
            <w:rPr>
              <w:rFonts w:hint="eastAsia" w:ascii="方正仿宋_GBK" w:hAnsi="方正仿宋_GBK" w:eastAsia="方正仿宋_GBK" w:cs="方正仿宋_GBK"/>
              <w:color w:val="000000" w:themeColor="text1"/>
              <w:sz w:val="32"/>
              <w:szCs w:val="32"/>
              <w:rPrChange w:id="575"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576" w:author="格格 刘" w:date="2024-07-16T16:21:00Z">
        <w:r>
          <w:rPr>
            <w:rFonts w:hint="eastAsia" w:ascii="方正仿宋_GBK" w:hAnsi="方正仿宋_GBK" w:eastAsia="方正仿宋_GBK" w:cs="方正仿宋_GBK"/>
            <w:color w:val="000000" w:themeColor="text1"/>
            <w:sz w:val="32"/>
            <w:szCs w:val="32"/>
            <w:rPrChange w:id="577" w:author="彭姐江苏协会五月无锡展十月南京" w:date="2024-07-18T11:35:29Z">
              <w:rPr>
                <w:rFonts w:hint="eastAsia" w:ascii="黑体" w:hAnsi="黑体" w:eastAsia="黑体"/>
                <w:sz w:val="32"/>
                <w:szCs w:val="32"/>
              </w:rPr>
            </w:rPrChange>
            <w14:textFill>
              <w14:solidFill>
                <w14:schemeClr w14:val="tx1"/>
              </w14:solidFill>
            </w14:textFill>
          </w:rPr>
          <w:t>大会，每5年召开1次。</w:t>
        </w:r>
      </w:ins>
    </w:p>
    <w:p w14:paraId="558B9D67">
      <w:pPr>
        <w:adjustRightInd w:val="0"/>
        <w:snapToGrid w:val="0"/>
        <w:spacing w:line="480" w:lineRule="exact"/>
        <w:ind w:firstLine="640" w:firstLineChars="200"/>
        <w:rPr>
          <w:ins w:id="578" w:author="格格 刘" w:date="2024-07-16T16:21:00Z"/>
          <w:del w:id="579" w:author="翟靓雅" w:date="2024-07-17T09:21:00Z"/>
          <w:rFonts w:hint="eastAsia" w:ascii="方正仿宋_GBK" w:hAnsi="方正仿宋_GBK" w:eastAsia="方正仿宋_GBK" w:cs="方正仿宋_GBK"/>
          <w:color w:val="000000" w:themeColor="text1"/>
          <w:sz w:val="32"/>
          <w:szCs w:val="32"/>
          <w:rPrChange w:id="580" w:author="彭姐江苏协会五月无锡展十月南京" w:date="2024-07-18T11:35:29Z">
            <w:rPr>
              <w:ins w:id="581" w:author="格格 刘" w:date="2024-07-16T16:21:00Z"/>
              <w:del w:id="582" w:author="翟靓雅" w:date="2024-07-17T09:21:00Z"/>
              <w:rFonts w:ascii="黑体" w:hAnsi="黑体" w:eastAsia="黑体"/>
              <w:sz w:val="32"/>
              <w:szCs w:val="32"/>
            </w:rPr>
          </w:rPrChange>
          <w14:textFill>
            <w14:solidFill>
              <w14:schemeClr w14:val="tx1"/>
            </w14:solidFill>
          </w14:textFill>
        </w:rPr>
      </w:pPr>
      <w:ins w:id="583" w:author="格格 刘" w:date="2024-07-16T16:21:00Z">
        <w:del w:id="584" w:author="翟靓雅" w:date="2024-07-17T09:21:00Z">
          <w:r>
            <w:rPr>
              <w:rFonts w:hint="eastAsia" w:ascii="方正仿宋_GBK" w:hAnsi="方正仿宋_GBK" w:eastAsia="方正仿宋_GBK" w:cs="方正仿宋_GBK"/>
              <w:color w:val="000000" w:themeColor="text1"/>
              <w:sz w:val="32"/>
              <w:szCs w:val="32"/>
              <w:rPrChange w:id="585" w:author="彭姐江苏协会五月无锡展十月南京" w:date="2024-07-18T11:35:29Z">
                <w:rPr>
                  <w:rFonts w:hint="eastAsia" w:ascii="黑体" w:hAnsi="黑体" w:eastAsia="黑体"/>
                  <w:sz w:val="32"/>
                  <w:szCs w:val="32"/>
                </w:rPr>
              </w:rPrChange>
              <w14:textFill>
                <w14:solidFill>
                  <w14:schemeClr w14:val="tx1"/>
                </w14:solidFill>
              </w14:textFill>
            </w:rPr>
            <w:delText>会员（代表）大会每届5年，每5年召开1次。因特殊情况需提前或者延期换届的，须由理事会表决通过，报登记管理机关批准。延期换届最长不超过1年。</w:delText>
          </w:r>
        </w:del>
      </w:ins>
    </w:p>
    <w:p w14:paraId="75A48B9F">
      <w:pPr>
        <w:adjustRightInd w:val="0"/>
        <w:snapToGrid w:val="0"/>
        <w:spacing w:line="480" w:lineRule="exact"/>
        <w:ind w:leftChars="100" w:firstLine="640" w:firstLineChars="200"/>
        <w:rPr>
          <w:ins w:id="587" w:author="格格 刘" w:date="2024-07-16T16:21:00Z"/>
          <w:rFonts w:hint="eastAsia" w:ascii="方正仿宋_GBK" w:hAnsi="方正仿宋_GBK" w:eastAsia="方正仿宋_GBK" w:cs="方正仿宋_GBK"/>
          <w:color w:val="000000" w:themeColor="text1"/>
          <w:sz w:val="32"/>
          <w:szCs w:val="32"/>
          <w:rPrChange w:id="588" w:author="彭姐江苏协会五月无锡展十月南京" w:date="2024-07-18T11:35:29Z">
            <w:rPr>
              <w:ins w:id="589" w:author="格格 刘" w:date="2024-07-16T16:21:00Z"/>
              <w:rFonts w:ascii="黑体" w:hAnsi="黑体" w:eastAsia="黑体"/>
              <w:sz w:val="32"/>
              <w:szCs w:val="32"/>
            </w:rPr>
          </w:rPrChange>
          <w14:textFill>
            <w14:solidFill>
              <w14:schemeClr w14:val="tx1"/>
            </w14:solidFill>
          </w14:textFill>
        </w:rPr>
        <w:pPrChange w:id="586" w:author="彭姐江苏协会五月无锡展十月南京" w:date="2024-07-18T11:38:59Z">
          <w:pPr>
            <w:adjustRightInd w:val="0"/>
            <w:snapToGrid w:val="0"/>
            <w:spacing w:line="480" w:lineRule="exact"/>
            <w:ind w:firstLine="640" w:firstLineChars="200"/>
          </w:pPr>
        </w:pPrChange>
      </w:pPr>
      <w:ins w:id="590" w:author="格格 刘" w:date="2024-07-16T16:21:00Z">
        <w:r>
          <w:rPr>
            <w:rFonts w:hint="eastAsia" w:ascii="方正仿宋_GBK" w:hAnsi="方正仿宋_GBK" w:eastAsia="方正仿宋_GBK" w:cs="方正仿宋_GBK"/>
            <w:color w:val="000000" w:themeColor="text1"/>
            <w:sz w:val="32"/>
            <w:szCs w:val="32"/>
            <w:rPrChange w:id="591" w:author="彭姐江苏协会五月无锡展十月南京" w:date="2024-07-18T11:35:29Z">
              <w:rPr>
                <w:rFonts w:hint="eastAsia" w:ascii="黑体" w:hAnsi="黑体" w:eastAsia="黑体"/>
                <w:sz w:val="32"/>
                <w:szCs w:val="32"/>
              </w:rPr>
            </w:rPrChange>
            <w14:textFill>
              <w14:solidFill>
                <w14:schemeClr w14:val="tx1"/>
              </w14:solidFill>
            </w14:textFill>
          </w:rPr>
          <w:t>本会召开会员</w:t>
        </w:r>
      </w:ins>
      <w:ins w:id="592" w:author="格格 刘" w:date="2024-07-16T16:21:00Z">
        <w:del w:id="593" w:author="翟靓雅" w:date="2024-07-17T09:21:00Z">
          <w:r>
            <w:rPr>
              <w:rFonts w:hint="eastAsia" w:ascii="方正仿宋_GBK" w:hAnsi="方正仿宋_GBK" w:eastAsia="方正仿宋_GBK" w:cs="方正仿宋_GBK"/>
              <w:color w:val="000000" w:themeColor="text1"/>
              <w:sz w:val="32"/>
              <w:szCs w:val="32"/>
              <w:rPrChange w:id="594"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595" w:author="格格 刘" w:date="2024-07-16T16:21:00Z">
        <w:r>
          <w:rPr>
            <w:rFonts w:hint="eastAsia" w:ascii="方正仿宋_GBK" w:hAnsi="方正仿宋_GBK" w:eastAsia="方正仿宋_GBK" w:cs="方正仿宋_GBK"/>
            <w:color w:val="000000" w:themeColor="text1"/>
            <w:sz w:val="32"/>
            <w:szCs w:val="32"/>
            <w:rPrChange w:id="596" w:author="彭姐江苏协会五月无锡展十月南京" w:date="2024-07-18T11:35:29Z">
              <w:rPr>
                <w:rFonts w:hint="eastAsia" w:ascii="黑体" w:hAnsi="黑体" w:eastAsia="黑体"/>
                <w:sz w:val="32"/>
                <w:szCs w:val="32"/>
              </w:rPr>
            </w:rPrChange>
            <w14:textFill>
              <w14:solidFill>
                <w14:schemeClr w14:val="tx1"/>
              </w14:solidFill>
            </w14:textFill>
          </w:rPr>
          <w:t>大会，须提前10日将会议的议题书面通知会员</w:t>
        </w:r>
      </w:ins>
      <w:ins w:id="597" w:author="格格 刘" w:date="2024-07-16T16:21:00Z">
        <w:del w:id="598" w:author="翟靓雅" w:date="2024-07-17T09:23:00Z">
          <w:r>
            <w:rPr>
              <w:rFonts w:hint="eastAsia" w:ascii="方正仿宋_GBK" w:hAnsi="方正仿宋_GBK" w:eastAsia="方正仿宋_GBK" w:cs="方正仿宋_GBK"/>
              <w:color w:val="000000" w:themeColor="text1"/>
              <w:sz w:val="32"/>
              <w:szCs w:val="32"/>
              <w:rPrChange w:id="599"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600" w:author="格格 刘" w:date="2024-07-16T16:21:00Z">
        <w:r>
          <w:rPr>
            <w:rFonts w:hint="eastAsia" w:ascii="方正仿宋_GBK" w:hAnsi="方正仿宋_GBK" w:eastAsia="方正仿宋_GBK" w:cs="方正仿宋_GBK"/>
            <w:color w:val="000000" w:themeColor="text1"/>
            <w:sz w:val="32"/>
            <w:szCs w:val="32"/>
            <w:rPrChange w:id="601" w:author="彭姐江苏协会五月无锡展十月南京" w:date="2024-07-18T11:35:29Z">
              <w:rPr>
                <w:rFonts w:hint="eastAsia" w:ascii="黑体" w:hAnsi="黑体" w:eastAsia="黑体"/>
                <w:sz w:val="32"/>
                <w:szCs w:val="32"/>
              </w:rPr>
            </w:rPrChange>
            <w14:textFill>
              <w14:solidFill>
                <w14:schemeClr w14:val="tx1"/>
              </w14:solidFill>
            </w14:textFill>
          </w:rPr>
          <w:t>。</w:t>
        </w:r>
      </w:ins>
    </w:p>
    <w:p w14:paraId="4159F281">
      <w:pPr>
        <w:adjustRightInd w:val="0"/>
        <w:snapToGrid w:val="0"/>
        <w:spacing w:line="480" w:lineRule="exact"/>
        <w:ind w:firstLine="838" w:firstLineChars="262"/>
        <w:rPr>
          <w:ins w:id="603" w:author="格格 刘" w:date="2024-07-16T16:21:00Z"/>
          <w:rFonts w:hint="eastAsia" w:ascii="方正仿宋_GBK" w:hAnsi="方正仿宋_GBK" w:eastAsia="方正仿宋_GBK" w:cs="方正仿宋_GBK"/>
          <w:color w:val="000000" w:themeColor="text1"/>
          <w:sz w:val="32"/>
          <w:szCs w:val="32"/>
          <w:rPrChange w:id="604" w:author="彭姐江苏协会五月无锡展十月南京" w:date="2024-07-18T11:35:29Z">
            <w:rPr>
              <w:ins w:id="605" w:author="格格 刘" w:date="2024-07-16T16:21:00Z"/>
              <w:rFonts w:ascii="黑体" w:hAnsi="黑体" w:eastAsia="黑体"/>
              <w:sz w:val="32"/>
              <w:szCs w:val="32"/>
            </w:rPr>
          </w:rPrChange>
          <w14:textFill>
            <w14:solidFill>
              <w14:schemeClr w14:val="tx1"/>
            </w14:solidFill>
          </w14:textFill>
        </w:rPr>
        <w:pPrChange w:id="602" w:author="彭姐江苏协会五月无锡展十月南京" w:date="2024-07-18T11:38:40Z">
          <w:pPr>
            <w:adjustRightInd w:val="0"/>
            <w:snapToGrid w:val="0"/>
            <w:spacing w:line="480" w:lineRule="exact"/>
            <w:ind w:firstLine="838" w:firstLineChars="262"/>
          </w:pPr>
        </w:pPrChange>
      </w:pPr>
      <w:ins w:id="606" w:author="格格 刘" w:date="2024-07-16T16:21:00Z">
        <w:r>
          <w:rPr>
            <w:rFonts w:hint="eastAsia" w:ascii="方正仿宋_GBK" w:hAnsi="方正仿宋_GBK" w:eastAsia="方正仿宋_GBK" w:cs="方正仿宋_GBK"/>
            <w:b/>
            <w:bCs/>
            <w:color w:val="000000" w:themeColor="text1"/>
            <w:sz w:val="32"/>
            <w:szCs w:val="32"/>
            <w:rPrChange w:id="607" w:author="彭姐江苏协会五月无锡展十月南京" w:date="2024-07-18T11:38:49Z">
              <w:rPr>
                <w:rFonts w:hint="eastAsia" w:ascii="黑体" w:hAnsi="黑体" w:eastAsia="黑体"/>
                <w:sz w:val="32"/>
                <w:szCs w:val="32"/>
              </w:rPr>
            </w:rPrChange>
            <w14:textFill>
              <w14:solidFill>
                <w14:schemeClr w14:val="tx1"/>
              </w14:solidFill>
            </w14:textFill>
          </w:rPr>
          <w:t xml:space="preserve">第二十条 </w:t>
        </w:r>
      </w:ins>
      <w:ins w:id="608" w:author="格格 刘" w:date="2024-07-16T16:21:00Z">
        <w:r>
          <w:rPr>
            <w:rFonts w:hint="eastAsia" w:ascii="方正仿宋_GBK" w:hAnsi="方正仿宋_GBK" w:eastAsia="方正仿宋_GBK" w:cs="方正仿宋_GBK"/>
            <w:color w:val="000000" w:themeColor="text1"/>
            <w:sz w:val="32"/>
            <w:szCs w:val="32"/>
            <w:rPrChange w:id="609"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经理事会或者本会50%以上的会员提议，应当召开临时会员</w:t>
        </w:r>
      </w:ins>
      <w:ins w:id="610" w:author="格格 刘" w:date="2024-07-16T16:21:00Z">
        <w:del w:id="611" w:author="翟靓雅" w:date="2024-07-17T09:21:00Z">
          <w:r>
            <w:rPr>
              <w:rFonts w:hint="eastAsia" w:ascii="方正仿宋_GBK" w:hAnsi="方正仿宋_GBK" w:eastAsia="方正仿宋_GBK" w:cs="方正仿宋_GBK"/>
              <w:color w:val="000000" w:themeColor="text1"/>
              <w:sz w:val="32"/>
              <w:szCs w:val="32"/>
              <w:rPrChange w:id="612"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613" w:author="格格 刘" w:date="2024-07-16T16:21:00Z">
        <w:r>
          <w:rPr>
            <w:rFonts w:hint="eastAsia" w:ascii="方正仿宋_GBK" w:hAnsi="方正仿宋_GBK" w:eastAsia="方正仿宋_GBK" w:cs="方正仿宋_GBK"/>
            <w:color w:val="000000" w:themeColor="text1"/>
            <w:sz w:val="32"/>
            <w:szCs w:val="32"/>
            <w:rPrChange w:id="614" w:author="彭姐江苏协会五月无锡展十月南京" w:date="2024-07-18T11:35:29Z">
              <w:rPr>
                <w:rFonts w:hint="eastAsia" w:ascii="黑体" w:hAnsi="黑体" w:eastAsia="黑体"/>
                <w:sz w:val="32"/>
                <w:szCs w:val="32"/>
              </w:rPr>
            </w:rPrChange>
            <w14:textFill>
              <w14:solidFill>
                <w14:schemeClr w14:val="tx1"/>
              </w14:solidFill>
            </w14:textFill>
          </w:rPr>
          <w:t>大会。</w:t>
        </w:r>
      </w:ins>
    </w:p>
    <w:p w14:paraId="41F05E78">
      <w:pPr>
        <w:adjustRightInd w:val="0"/>
        <w:snapToGrid w:val="0"/>
        <w:spacing w:line="480" w:lineRule="exact"/>
        <w:ind w:firstLine="800" w:firstLineChars="250"/>
        <w:rPr>
          <w:ins w:id="615" w:author="格格 刘" w:date="2024-07-16T16:21:00Z"/>
          <w:rFonts w:hint="eastAsia" w:ascii="方正仿宋_GBK" w:hAnsi="方正仿宋_GBK" w:eastAsia="方正仿宋_GBK" w:cs="方正仿宋_GBK"/>
          <w:color w:val="000000" w:themeColor="text1"/>
          <w:sz w:val="32"/>
          <w:szCs w:val="32"/>
          <w:rPrChange w:id="616" w:author="彭姐江苏协会五月无锡展十月南京" w:date="2024-07-18T11:35:29Z">
            <w:rPr>
              <w:ins w:id="617" w:author="格格 刘" w:date="2024-07-16T16:21:00Z"/>
              <w:rFonts w:ascii="黑体" w:hAnsi="黑体" w:eastAsia="黑体"/>
              <w:sz w:val="32"/>
              <w:szCs w:val="32"/>
            </w:rPr>
          </w:rPrChange>
          <w14:textFill>
            <w14:solidFill>
              <w14:schemeClr w14:val="tx1"/>
            </w14:solidFill>
          </w14:textFill>
        </w:rPr>
      </w:pPr>
      <w:ins w:id="618" w:author="格格 刘" w:date="2024-07-16T16:21:00Z">
        <w:r>
          <w:rPr>
            <w:rFonts w:hint="eastAsia" w:ascii="方正仿宋_GBK" w:hAnsi="方正仿宋_GBK" w:eastAsia="方正仿宋_GBK" w:cs="方正仿宋_GBK"/>
            <w:b/>
            <w:bCs/>
            <w:color w:val="000000" w:themeColor="text1"/>
            <w:sz w:val="32"/>
            <w:szCs w:val="32"/>
            <w:rPrChange w:id="619" w:author="彭姐江苏协会五月无锡展十月南京" w:date="2024-07-18T11:39:03Z">
              <w:rPr>
                <w:rFonts w:hint="eastAsia" w:ascii="黑体" w:hAnsi="黑体" w:eastAsia="黑体"/>
                <w:sz w:val="32"/>
                <w:szCs w:val="32"/>
              </w:rPr>
            </w:rPrChange>
            <w14:textFill>
              <w14:solidFill>
                <w14:schemeClr w14:val="tx1"/>
              </w14:solidFill>
            </w14:textFill>
          </w:rPr>
          <w:t>第二十一条</w:t>
        </w:r>
      </w:ins>
      <w:ins w:id="620" w:author="格格 刘" w:date="2024-07-16T16:21:00Z">
        <w:r>
          <w:rPr>
            <w:rFonts w:hint="eastAsia" w:ascii="方正仿宋_GBK" w:hAnsi="方正仿宋_GBK" w:eastAsia="方正仿宋_GBK" w:cs="方正仿宋_GBK"/>
            <w:color w:val="000000" w:themeColor="text1"/>
            <w:sz w:val="32"/>
            <w:szCs w:val="32"/>
            <w:rPrChange w:id="621"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会员</w:t>
        </w:r>
      </w:ins>
      <w:ins w:id="622" w:author="格格 刘" w:date="2024-07-16T16:21:00Z">
        <w:del w:id="623" w:author="翟靓雅" w:date="2024-07-17T09:22:00Z">
          <w:r>
            <w:rPr>
              <w:rFonts w:hint="eastAsia" w:ascii="方正仿宋_GBK" w:hAnsi="方正仿宋_GBK" w:eastAsia="方正仿宋_GBK" w:cs="方正仿宋_GBK"/>
              <w:color w:val="000000" w:themeColor="text1"/>
              <w:sz w:val="32"/>
              <w:szCs w:val="32"/>
              <w:rPrChange w:id="624"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625" w:author="格格 刘" w:date="2024-07-16T16:21:00Z">
        <w:r>
          <w:rPr>
            <w:rFonts w:hint="eastAsia" w:ascii="方正仿宋_GBK" w:hAnsi="方正仿宋_GBK" w:eastAsia="方正仿宋_GBK" w:cs="方正仿宋_GBK"/>
            <w:color w:val="000000" w:themeColor="text1"/>
            <w:sz w:val="32"/>
            <w:szCs w:val="32"/>
            <w:rPrChange w:id="626" w:author="彭姐江苏协会五月无锡展十月南京" w:date="2024-07-18T11:35:29Z">
              <w:rPr>
                <w:rFonts w:hint="eastAsia" w:ascii="黑体" w:hAnsi="黑体" w:eastAsia="黑体"/>
                <w:sz w:val="32"/>
                <w:szCs w:val="32"/>
              </w:rPr>
            </w:rPrChange>
            <w14:textFill>
              <w14:solidFill>
                <w14:schemeClr w14:val="tx1"/>
              </w14:solidFill>
            </w14:textFill>
          </w:rPr>
          <w:t>大会须有2/3以上的会员出席方能召开，其决议符合下列条件方能生效：</w:t>
        </w:r>
      </w:ins>
    </w:p>
    <w:p w14:paraId="4A073505">
      <w:pPr>
        <w:adjustRightInd w:val="0"/>
        <w:snapToGrid w:val="0"/>
        <w:spacing w:line="480" w:lineRule="exact"/>
        <w:ind w:firstLine="800" w:firstLineChars="250"/>
        <w:rPr>
          <w:ins w:id="627" w:author="格格 刘" w:date="2024-07-16T16:21:00Z"/>
          <w:rFonts w:hint="eastAsia" w:ascii="方正仿宋_GBK" w:hAnsi="方正仿宋_GBK" w:eastAsia="方正仿宋_GBK" w:cs="方正仿宋_GBK"/>
          <w:color w:val="000000" w:themeColor="text1"/>
          <w:sz w:val="32"/>
          <w:szCs w:val="32"/>
          <w:rPrChange w:id="628" w:author="彭姐江苏协会五月无锡展十月南京" w:date="2024-07-18T11:35:29Z">
            <w:rPr>
              <w:ins w:id="629" w:author="格格 刘" w:date="2024-07-16T16:21:00Z"/>
              <w:rFonts w:ascii="黑体" w:hAnsi="黑体" w:eastAsia="黑体"/>
              <w:sz w:val="32"/>
              <w:szCs w:val="32"/>
            </w:rPr>
          </w:rPrChange>
          <w14:textFill>
            <w14:solidFill>
              <w14:schemeClr w14:val="tx1"/>
            </w14:solidFill>
          </w14:textFill>
        </w:rPr>
      </w:pPr>
      <w:ins w:id="630" w:author="格格 刘" w:date="2024-07-16T16:21:00Z">
        <w:r>
          <w:rPr>
            <w:rFonts w:hint="eastAsia" w:ascii="方正仿宋_GBK" w:hAnsi="方正仿宋_GBK" w:eastAsia="方正仿宋_GBK" w:cs="方正仿宋_GBK"/>
            <w:color w:val="000000" w:themeColor="text1"/>
            <w:sz w:val="32"/>
            <w:szCs w:val="32"/>
            <w:rPrChange w:id="631" w:author="彭姐江苏协会五月无锡展十月南京" w:date="2024-07-18T11:35:29Z">
              <w:rPr>
                <w:rFonts w:hint="eastAsia" w:ascii="黑体" w:hAnsi="黑体" w:eastAsia="黑体"/>
                <w:sz w:val="32"/>
                <w:szCs w:val="32"/>
              </w:rPr>
            </w:rPrChange>
            <w14:textFill>
              <w14:solidFill>
                <w14:schemeClr w14:val="tx1"/>
              </w14:solidFill>
            </w14:textFill>
          </w:rPr>
          <w:t>（一）制定和修改章程，决定更名和终止事宜，须经到会会员</w:t>
        </w:r>
      </w:ins>
      <w:ins w:id="632" w:author="格格 刘" w:date="2024-07-16T16:21:00Z">
        <w:del w:id="633" w:author="翟靓雅" w:date="2024-07-17T09:22:00Z">
          <w:r>
            <w:rPr>
              <w:rFonts w:hint="eastAsia" w:ascii="方正仿宋_GBK" w:hAnsi="方正仿宋_GBK" w:eastAsia="方正仿宋_GBK" w:cs="方正仿宋_GBK"/>
              <w:color w:val="000000" w:themeColor="text1"/>
              <w:sz w:val="32"/>
              <w:szCs w:val="32"/>
              <w:rPrChange w:id="634" w:author="彭姐江苏协会五月无锡展十月南京" w:date="2024-07-18T11:35:29Z">
                <w:rPr>
                  <w:rFonts w:hint="eastAsia" w:ascii="黑体" w:hAnsi="黑体" w:eastAsia="黑体"/>
                  <w:sz w:val="32"/>
                  <w:szCs w:val="32"/>
                </w:rPr>
              </w:rPrChange>
              <w14:textFill>
                <w14:solidFill>
                  <w14:schemeClr w14:val="tx1"/>
                </w14:solidFill>
              </w14:textFill>
            </w:rPr>
            <w:delText>（会员（代表））</w:delText>
          </w:r>
        </w:del>
      </w:ins>
      <w:ins w:id="635" w:author="格格 刘" w:date="2024-07-16T16:21:00Z">
        <w:r>
          <w:rPr>
            <w:rFonts w:hint="eastAsia" w:ascii="方正仿宋_GBK" w:hAnsi="方正仿宋_GBK" w:eastAsia="方正仿宋_GBK" w:cs="方正仿宋_GBK"/>
            <w:color w:val="000000" w:themeColor="text1"/>
            <w:sz w:val="32"/>
            <w:szCs w:val="32"/>
            <w:rPrChange w:id="636" w:author="彭姐江苏协会五月无锡展十月南京" w:date="2024-07-18T11:35:29Z">
              <w:rPr>
                <w:rFonts w:hint="eastAsia" w:ascii="黑体" w:hAnsi="黑体" w:eastAsia="黑体"/>
                <w:sz w:val="32"/>
                <w:szCs w:val="32"/>
              </w:rPr>
            </w:rPrChange>
            <w14:textFill>
              <w14:solidFill>
                <w14:schemeClr w14:val="tx1"/>
              </w14:solidFill>
            </w14:textFill>
          </w:rPr>
          <w:t>2/3以上表决通过；</w:t>
        </w:r>
      </w:ins>
    </w:p>
    <w:p w14:paraId="6A010BCE">
      <w:pPr>
        <w:adjustRightInd w:val="0"/>
        <w:snapToGrid w:val="0"/>
        <w:spacing w:line="480" w:lineRule="exact"/>
        <w:ind w:firstLine="800" w:firstLineChars="250"/>
        <w:rPr>
          <w:ins w:id="637" w:author="格格 刘" w:date="2024-07-16T16:21:00Z"/>
          <w:rFonts w:hint="eastAsia" w:ascii="方正仿宋_GBK" w:hAnsi="方正仿宋_GBK" w:eastAsia="方正仿宋_GBK" w:cs="方正仿宋_GBK"/>
          <w:color w:val="000000" w:themeColor="text1"/>
          <w:sz w:val="32"/>
          <w:szCs w:val="32"/>
          <w:rPrChange w:id="638" w:author="彭姐江苏协会五月无锡展十月南京" w:date="2024-07-18T11:35:29Z">
            <w:rPr>
              <w:ins w:id="639" w:author="格格 刘" w:date="2024-07-16T16:21:00Z"/>
              <w:rFonts w:ascii="黑体" w:hAnsi="黑体" w:eastAsia="黑体"/>
              <w:sz w:val="32"/>
              <w:szCs w:val="32"/>
            </w:rPr>
          </w:rPrChange>
          <w14:textFill>
            <w14:solidFill>
              <w14:schemeClr w14:val="tx1"/>
            </w14:solidFill>
          </w14:textFill>
        </w:rPr>
      </w:pPr>
      <w:ins w:id="640" w:author="格格 刘" w:date="2024-07-16T16:21:00Z">
        <w:r>
          <w:rPr>
            <w:rFonts w:hint="eastAsia" w:ascii="方正仿宋_GBK" w:hAnsi="方正仿宋_GBK" w:eastAsia="方正仿宋_GBK" w:cs="方正仿宋_GBK"/>
            <w:color w:val="000000" w:themeColor="text1"/>
            <w:sz w:val="32"/>
            <w:szCs w:val="32"/>
            <w:rPrChange w:id="641" w:author="彭姐江苏协会五月无锡展十月南京" w:date="2024-07-18T11:35:29Z">
              <w:rPr>
                <w:rFonts w:hint="eastAsia" w:ascii="黑体" w:hAnsi="黑体" w:eastAsia="黑体"/>
                <w:sz w:val="32"/>
                <w:szCs w:val="32"/>
              </w:rPr>
            </w:rPrChange>
            <w14:textFill>
              <w14:solidFill>
                <w14:schemeClr w14:val="tx1"/>
              </w14:solidFill>
            </w14:textFill>
          </w:rPr>
          <w:t>（二）制定和修改会费标准，须经到会会员</w:t>
        </w:r>
      </w:ins>
      <w:ins w:id="642" w:author="格格 刘" w:date="2024-07-16T16:21:00Z">
        <w:del w:id="643" w:author="翟靓雅" w:date="2024-07-17T09:23:00Z">
          <w:r>
            <w:rPr>
              <w:rFonts w:hint="eastAsia" w:ascii="方正仿宋_GBK" w:hAnsi="方正仿宋_GBK" w:eastAsia="方正仿宋_GBK" w:cs="方正仿宋_GBK"/>
              <w:color w:val="000000" w:themeColor="text1"/>
              <w:sz w:val="32"/>
              <w:szCs w:val="32"/>
              <w:rPrChange w:id="644"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645" w:author="格格 刘" w:date="2024-07-16T16:21:00Z">
        <w:r>
          <w:rPr>
            <w:rFonts w:hint="eastAsia" w:ascii="方正仿宋_GBK" w:hAnsi="方正仿宋_GBK" w:eastAsia="方正仿宋_GBK" w:cs="方正仿宋_GBK"/>
            <w:color w:val="000000" w:themeColor="text1"/>
            <w:sz w:val="32"/>
            <w:szCs w:val="32"/>
            <w:rPrChange w:id="646" w:author="彭姐江苏协会五月无锡展十月南京" w:date="2024-07-18T11:35:29Z">
              <w:rPr>
                <w:rFonts w:hint="eastAsia" w:ascii="黑体" w:hAnsi="黑体" w:eastAsia="黑体"/>
                <w:sz w:val="32"/>
                <w:szCs w:val="32"/>
              </w:rPr>
            </w:rPrChange>
            <w14:textFill>
              <w14:solidFill>
                <w14:schemeClr w14:val="tx1"/>
              </w14:solidFill>
            </w14:textFill>
          </w:rPr>
          <w:t>采取无记名投票方式1/2以上表决通过；</w:t>
        </w:r>
      </w:ins>
    </w:p>
    <w:p w14:paraId="7AD5F73A">
      <w:pPr>
        <w:adjustRightInd w:val="0"/>
        <w:snapToGrid w:val="0"/>
        <w:spacing w:line="480" w:lineRule="exact"/>
        <w:ind w:firstLine="800" w:firstLineChars="250"/>
        <w:rPr>
          <w:ins w:id="647" w:author="格格 刘" w:date="2024-07-16T16:21:00Z"/>
          <w:rFonts w:hint="eastAsia" w:ascii="方正仿宋_GBK" w:hAnsi="方正仿宋_GBK" w:eastAsia="方正仿宋_GBK" w:cs="方正仿宋_GBK"/>
          <w:color w:val="000000" w:themeColor="text1"/>
          <w:sz w:val="32"/>
          <w:szCs w:val="32"/>
          <w:rPrChange w:id="648" w:author="彭姐江苏协会五月无锡展十月南京" w:date="2024-07-18T11:35:29Z">
            <w:rPr>
              <w:ins w:id="649" w:author="格格 刘" w:date="2024-07-16T16:21:00Z"/>
              <w:rFonts w:ascii="黑体" w:hAnsi="黑体" w:eastAsia="黑体"/>
              <w:sz w:val="32"/>
              <w:szCs w:val="32"/>
            </w:rPr>
          </w:rPrChange>
          <w14:textFill>
            <w14:solidFill>
              <w14:schemeClr w14:val="tx1"/>
            </w14:solidFill>
          </w14:textFill>
        </w:rPr>
      </w:pPr>
      <w:ins w:id="650" w:author="格格 刘" w:date="2024-07-16T16:21:00Z">
        <w:r>
          <w:rPr>
            <w:rFonts w:hint="eastAsia" w:ascii="方正仿宋_GBK" w:hAnsi="方正仿宋_GBK" w:eastAsia="方正仿宋_GBK" w:cs="方正仿宋_GBK"/>
            <w:color w:val="000000" w:themeColor="text1"/>
            <w:sz w:val="32"/>
            <w:szCs w:val="32"/>
            <w:rPrChange w:id="651" w:author="彭姐江苏协会五月无锡展十月南京" w:date="2024-07-18T11:35:29Z">
              <w:rPr>
                <w:rFonts w:hint="eastAsia" w:ascii="黑体" w:hAnsi="黑体" w:eastAsia="黑体"/>
                <w:sz w:val="32"/>
                <w:szCs w:val="32"/>
              </w:rPr>
            </w:rPrChange>
            <w14:textFill>
              <w14:solidFill>
                <w14:schemeClr w14:val="tx1"/>
              </w14:solidFill>
            </w14:textFill>
          </w:rPr>
          <w:t>（三）选举理事、监事、理事长、副理事长，应当由得票数多的候选人当选，且得票数不低于总票数的50%；</w:t>
        </w:r>
      </w:ins>
    </w:p>
    <w:p w14:paraId="01006C18">
      <w:pPr>
        <w:adjustRightInd w:val="0"/>
        <w:snapToGrid w:val="0"/>
        <w:spacing w:line="480" w:lineRule="exact"/>
        <w:ind w:firstLine="800" w:firstLineChars="250"/>
        <w:rPr>
          <w:ins w:id="652" w:author="格格 刘" w:date="2024-07-16T16:21:00Z"/>
          <w:rFonts w:hint="eastAsia" w:ascii="方正仿宋_GBK" w:hAnsi="方正仿宋_GBK" w:eastAsia="方正仿宋_GBK" w:cs="方正仿宋_GBK"/>
          <w:color w:val="000000" w:themeColor="text1"/>
          <w:sz w:val="32"/>
          <w:szCs w:val="32"/>
          <w:rPrChange w:id="653" w:author="彭姐江苏协会五月无锡展十月南京" w:date="2024-07-18T11:35:29Z">
            <w:rPr>
              <w:ins w:id="654" w:author="格格 刘" w:date="2024-07-16T16:21:00Z"/>
              <w:rFonts w:ascii="黑体" w:hAnsi="黑体" w:eastAsia="黑体"/>
              <w:sz w:val="32"/>
              <w:szCs w:val="32"/>
            </w:rPr>
          </w:rPrChange>
          <w14:textFill>
            <w14:solidFill>
              <w14:schemeClr w14:val="tx1"/>
            </w14:solidFill>
          </w14:textFill>
        </w:rPr>
      </w:pPr>
      <w:ins w:id="655" w:author="格格 刘" w:date="2024-07-16T16:21:00Z">
        <w:r>
          <w:rPr>
            <w:rFonts w:hint="eastAsia" w:ascii="方正仿宋_GBK" w:hAnsi="方正仿宋_GBK" w:eastAsia="方正仿宋_GBK" w:cs="方正仿宋_GBK"/>
            <w:color w:val="000000" w:themeColor="text1"/>
            <w:sz w:val="32"/>
            <w:szCs w:val="32"/>
            <w:rPrChange w:id="656" w:author="彭姐江苏协会五月无锡展十月南京" w:date="2024-07-18T11:35:29Z">
              <w:rPr>
                <w:rFonts w:hint="eastAsia" w:ascii="黑体" w:hAnsi="黑体" w:eastAsia="黑体"/>
                <w:sz w:val="32"/>
                <w:szCs w:val="32"/>
              </w:rPr>
            </w:rPrChange>
            <w14:textFill>
              <w14:solidFill>
                <w14:schemeClr w14:val="tx1"/>
              </w14:solidFill>
            </w14:textFill>
          </w:rPr>
          <w:t>（四）其他决议，须经到会会员</w:t>
        </w:r>
      </w:ins>
      <w:ins w:id="657" w:author="格格 刘" w:date="2024-07-16T16:21:00Z">
        <w:del w:id="658" w:author="翟靓雅" w:date="2024-07-17T09:23:00Z">
          <w:r>
            <w:rPr>
              <w:rFonts w:hint="eastAsia" w:ascii="方正仿宋_GBK" w:hAnsi="方正仿宋_GBK" w:eastAsia="方正仿宋_GBK" w:cs="方正仿宋_GBK"/>
              <w:color w:val="000000" w:themeColor="text1"/>
              <w:sz w:val="32"/>
              <w:szCs w:val="32"/>
              <w:rPrChange w:id="659"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660" w:author="格格 刘" w:date="2024-07-16T16:21:00Z">
        <w:r>
          <w:rPr>
            <w:rFonts w:hint="eastAsia" w:ascii="方正仿宋_GBK" w:hAnsi="方正仿宋_GBK" w:eastAsia="方正仿宋_GBK" w:cs="方正仿宋_GBK"/>
            <w:color w:val="000000" w:themeColor="text1"/>
            <w:sz w:val="32"/>
            <w:szCs w:val="32"/>
            <w:rPrChange w:id="661" w:author="彭姐江苏协会五月无锡展十月南京" w:date="2024-07-18T11:35:29Z">
              <w:rPr>
                <w:rFonts w:hint="eastAsia" w:ascii="黑体" w:hAnsi="黑体" w:eastAsia="黑体"/>
                <w:sz w:val="32"/>
                <w:szCs w:val="32"/>
              </w:rPr>
            </w:rPrChange>
            <w14:textFill>
              <w14:solidFill>
                <w14:schemeClr w14:val="tx1"/>
              </w14:solidFill>
            </w14:textFill>
          </w:rPr>
          <w:t>1/2以上表决通过。</w:t>
        </w:r>
      </w:ins>
    </w:p>
    <w:p w14:paraId="061FB0B8">
      <w:pPr>
        <w:adjustRightInd w:val="0"/>
        <w:snapToGrid w:val="0"/>
        <w:spacing w:line="480" w:lineRule="exact"/>
        <w:ind w:firstLine="800" w:firstLineChars="250"/>
        <w:rPr>
          <w:ins w:id="662" w:author="格格 刘" w:date="2024-07-16T16:21:00Z"/>
          <w:rFonts w:hint="eastAsia" w:ascii="方正仿宋_GBK" w:hAnsi="方正仿宋_GBK" w:eastAsia="方正仿宋_GBK" w:cs="方正仿宋_GBK"/>
          <w:color w:val="000000" w:themeColor="text1"/>
          <w:sz w:val="32"/>
          <w:szCs w:val="32"/>
          <w:rPrChange w:id="663" w:author="彭姐江苏协会五月无锡展十月南京" w:date="2024-07-18T11:35:29Z">
            <w:rPr>
              <w:ins w:id="664" w:author="格格 刘" w:date="2024-07-16T16:21:00Z"/>
              <w:rFonts w:ascii="黑体" w:hAnsi="黑体" w:eastAsia="黑体"/>
              <w:sz w:val="32"/>
              <w:szCs w:val="32"/>
            </w:rPr>
          </w:rPrChange>
          <w14:textFill>
            <w14:solidFill>
              <w14:schemeClr w14:val="tx1"/>
            </w14:solidFill>
          </w14:textFill>
        </w:rPr>
      </w:pPr>
      <w:ins w:id="665" w:author="格格 刘" w:date="2024-07-16T16:21:00Z">
        <w:r>
          <w:rPr>
            <w:rFonts w:hint="eastAsia" w:ascii="方正仿宋_GBK" w:hAnsi="方正仿宋_GBK" w:eastAsia="方正仿宋_GBK" w:cs="方正仿宋_GBK"/>
            <w:color w:val="000000" w:themeColor="text1"/>
            <w:sz w:val="32"/>
            <w:szCs w:val="32"/>
            <w:rPrChange w:id="666"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p>
    <w:p w14:paraId="518F9B31">
      <w:pPr>
        <w:adjustRightInd w:val="0"/>
        <w:snapToGrid w:val="0"/>
        <w:spacing w:line="480" w:lineRule="exact"/>
        <w:jc w:val="center"/>
        <w:rPr>
          <w:ins w:id="667" w:author="格格 刘" w:date="2024-07-16T16:21:00Z"/>
          <w:rFonts w:hint="eastAsia" w:ascii="方正仿宋_GBK" w:hAnsi="方正仿宋_GBK" w:eastAsia="方正仿宋_GBK" w:cs="方正仿宋_GBK"/>
          <w:b/>
          <w:color w:val="000000" w:themeColor="text1"/>
          <w:sz w:val="32"/>
          <w:szCs w:val="32"/>
          <w:rPrChange w:id="668" w:author="彭姐江苏协会五月无锡展十月南京" w:date="2024-07-18T11:35:29Z">
            <w:rPr>
              <w:ins w:id="669" w:author="格格 刘" w:date="2024-07-16T16:21:00Z"/>
              <w:rFonts w:ascii="黑体" w:hAnsi="黑体" w:eastAsia="黑体"/>
              <w:b/>
              <w:sz w:val="32"/>
              <w:szCs w:val="32"/>
            </w:rPr>
          </w:rPrChange>
          <w14:textFill>
            <w14:solidFill>
              <w14:schemeClr w14:val="tx1"/>
            </w14:solidFill>
          </w14:textFill>
        </w:rPr>
      </w:pPr>
      <w:ins w:id="670" w:author="格格 刘" w:date="2024-07-16T16:21:00Z">
        <w:r>
          <w:rPr>
            <w:rFonts w:hint="eastAsia" w:ascii="方正仿宋_GBK" w:hAnsi="方正仿宋_GBK" w:eastAsia="方正仿宋_GBK" w:cs="方正仿宋_GBK"/>
            <w:b/>
            <w:color w:val="000000" w:themeColor="text1"/>
            <w:sz w:val="32"/>
            <w:szCs w:val="32"/>
            <w:rPrChange w:id="671" w:author="彭姐江苏协会五月无锡展十月南京" w:date="2024-07-18T11:35:29Z">
              <w:rPr>
                <w:rFonts w:hint="eastAsia" w:ascii="黑体" w:hAnsi="黑体" w:eastAsia="黑体"/>
                <w:b/>
                <w:sz w:val="32"/>
                <w:szCs w:val="32"/>
              </w:rPr>
            </w:rPrChange>
            <w14:textFill>
              <w14:solidFill>
                <w14:schemeClr w14:val="tx1"/>
              </w14:solidFill>
            </w14:textFill>
          </w:rPr>
          <w:t>第二节  理事会</w:t>
        </w:r>
      </w:ins>
    </w:p>
    <w:p w14:paraId="7B973DAB">
      <w:pPr>
        <w:adjustRightInd w:val="0"/>
        <w:snapToGrid w:val="0"/>
        <w:spacing w:line="480" w:lineRule="exact"/>
        <w:ind w:firstLine="640" w:firstLineChars="200"/>
        <w:rPr>
          <w:ins w:id="672" w:author="格格 刘" w:date="2024-07-16T16:21:00Z"/>
          <w:rFonts w:hint="eastAsia" w:ascii="方正仿宋_GBK" w:hAnsi="方正仿宋_GBK" w:eastAsia="方正仿宋_GBK" w:cs="方正仿宋_GBK"/>
          <w:color w:val="000000" w:themeColor="text1"/>
          <w:sz w:val="32"/>
          <w:szCs w:val="32"/>
          <w:rPrChange w:id="673" w:author="彭姐江苏协会五月无锡展十月南京" w:date="2024-07-18T11:35:29Z">
            <w:rPr>
              <w:ins w:id="674" w:author="格格 刘" w:date="2024-07-16T16:21:00Z"/>
              <w:rFonts w:ascii="黑体" w:hAnsi="黑体" w:eastAsia="黑体"/>
              <w:sz w:val="32"/>
              <w:szCs w:val="32"/>
            </w:rPr>
          </w:rPrChange>
          <w14:textFill>
            <w14:solidFill>
              <w14:schemeClr w14:val="tx1"/>
            </w14:solidFill>
          </w14:textFill>
        </w:rPr>
      </w:pPr>
      <w:ins w:id="675" w:author="格格 刘" w:date="2024-07-16T16:21:00Z">
        <w:r>
          <w:rPr>
            <w:rFonts w:hint="eastAsia" w:ascii="方正仿宋_GBK" w:hAnsi="方正仿宋_GBK" w:eastAsia="方正仿宋_GBK" w:cs="方正仿宋_GBK"/>
            <w:b/>
            <w:bCs/>
            <w:color w:val="000000" w:themeColor="text1"/>
            <w:sz w:val="32"/>
            <w:szCs w:val="32"/>
            <w:rPrChange w:id="676" w:author="彭姐江苏协会五月无锡展十月南京" w:date="2024-07-18T11:39:10Z">
              <w:rPr>
                <w:rFonts w:hint="eastAsia" w:ascii="黑体" w:hAnsi="黑体" w:eastAsia="黑体"/>
                <w:sz w:val="32"/>
                <w:szCs w:val="32"/>
              </w:rPr>
            </w:rPrChange>
            <w14:textFill>
              <w14:solidFill>
                <w14:schemeClr w14:val="tx1"/>
              </w14:solidFill>
            </w14:textFill>
          </w:rPr>
          <w:t>第二十二条</w:t>
        </w:r>
      </w:ins>
      <w:ins w:id="677" w:author="格格 刘" w:date="2024-07-16T16:21:00Z">
        <w:r>
          <w:rPr>
            <w:rFonts w:hint="eastAsia" w:ascii="方正仿宋_GBK" w:hAnsi="方正仿宋_GBK" w:eastAsia="方正仿宋_GBK" w:cs="方正仿宋_GBK"/>
            <w:color w:val="000000" w:themeColor="text1"/>
            <w:sz w:val="32"/>
            <w:szCs w:val="32"/>
            <w:rPrChange w:id="678"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理事会是会员</w:t>
        </w:r>
      </w:ins>
      <w:ins w:id="679" w:author="格格 刘" w:date="2024-07-16T16:21:00Z">
        <w:del w:id="680" w:author="翟靓雅" w:date="2024-07-17T09:24:00Z">
          <w:r>
            <w:rPr>
              <w:rFonts w:hint="eastAsia" w:ascii="方正仿宋_GBK" w:hAnsi="方正仿宋_GBK" w:eastAsia="方正仿宋_GBK" w:cs="方正仿宋_GBK"/>
              <w:color w:val="000000" w:themeColor="text1"/>
              <w:sz w:val="32"/>
              <w:szCs w:val="32"/>
              <w:rPrChange w:id="681"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682" w:author="格格 刘" w:date="2024-07-16T16:21:00Z">
        <w:r>
          <w:rPr>
            <w:rFonts w:hint="eastAsia" w:ascii="方正仿宋_GBK" w:hAnsi="方正仿宋_GBK" w:eastAsia="方正仿宋_GBK" w:cs="方正仿宋_GBK"/>
            <w:color w:val="000000" w:themeColor="text1"/>
            <w:sz w:val="32"/>
            <w:szCs w:val="32"/>
            <w:rPrChange w:id="683" w:author="彭姐江苏协会五月无锡展十月南京" w:date="2024-07-18T11:35:29Z">
              <w:rPr>
                <w:rFonts w:hint="eastAsia" w:ascii="黑体" w:hAnsi="黑体" w:eastAsia="黑体"/>
                <w:sz w:val="32"/>
                <w:szCs w:val="32"/>
              </w:rPr>
            </w:rPrChange>
            <w14:textFill>
              <w14:solidFill>
                <w14:schemeClr w14:val="tx1"/>
              </w14:solidFill>
            </w14:textFill>
          </w:rPr>
          <w:t>大会的执行机构，在会员</w:t>
        </w:r>
      </w:ins>
      <w:ins w:id="684" w:author="格格 刘" w:date="2024-07-16T16:21:00Z">
        <w:del w:id="685" w:author="翟靓雅" w:date="2024-07-17T09:24:00Z">
          <w:r>
            <w:rPr>
              <w:rFonts w:hint="eastAsia" w:ascii="方正仿宋_GBK" w:hAnsi="方正仿宋_GBK" w:eastAsia="方正仿宋_GBK" w:cs="方正仿宋_GBK"/>
              <w:color w:val="000000" w:themeColor="text1"/>
              <w:sz w:val="32"/>
              <w:szCs w:val="32"/>
              <w:rPrChange w:id="686"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687" w:author="格格 刘" w:date="2024-07-16T16:21:00Z">
        <w:r>
          <w:rPr>
            <w:rFonts w:hint="eastAsia" w:ascii="方正仿宋_GBK" w:hAnsi="方正仿宋_GBK" w:eastAsia="方正仿宋_GBK" w:cs="方正仿宋_GBK"/>
            <w:color w:val="000000" w:themeColor="text1"/>
            <w:sz w:val="32"/>
            <w:szCs w:val="32"/>
            <w:rPrChange w:id="688" w:author="彭姐江苏协会五月无锡展十月南京" w:date="2024-07-18T11:35:29Z">
              <w:rPr>
                <w:rFonts w:hint="eastAsia" w:ascii="黑体" w:hAnsi="黑体" w:eastAsia="黑体"/>
                <w:sz w:val="32"/>
                <w:szCs w:val="32"/>
              </w:rPr>
            </w:rPrChange>
            <w14:textFill>
              <w14:solidFill>
                <w14:schemeClr w14:val="tx1"/>
              </w14:solidFill>
            </w14:textFill>
          </w:rPr>
          <w:t>大会闭会期间领导本会开展工作，对会员</w:t>
        </w:r>
      </w:ins>
      <w:ins w:id="689" w:author="格格 刘" w:date="2024-07-16T16:21:00Z">
        <w:del w:id="690" w:author="翟靓雅" w:date="2024-07-17T09:24:00Z">
          <w:r>
            <w:rPr>
              <w:rFonts w:hint="eastAsia" w:ascii="方正仿宋_GBK" w:hAnsi="方正仿宋_GBK" w:eastAsia="方正仿宋_GBK" w:cs="方正仿宋_GBK"/>
              <w:color w:val="000000" w:themeColor="text1"/>
              <w:sz w:val="32"/>
              <w:szCs w:val="32"/>
              <w:rPrChange w:id="691"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692" w:author="格格 刘" w:date="2024-07-16T16:21:00Z">
        <w:r>
          <w:rPr>
            <w:rFonts w:hint="eastAsia" w:ascii="方正仿宋_GBK" w:hAnsi="方正仿宋_GBK" w:eastAsia="方正仿宋_GBK" w:cs="方正仿宋_GBK"/>
            <w:color w:val="000000" w:themeColor="text1"/>
            <w:sz w:val="32"/>
            <w:szCs w:val="32"/>
            <w:rPrChange w:id="693" w:author="彭姐江苏协会五月无锡展十月南京" w:date="2024-07-18T11:35:29Z">
              <w:rPr>
                <w:rFonts w:hint="eastAsia" w:ascii="黑体" w:hAnsi="黑体" w:eastAsia="黑体"/>
                <w:sz w:val="32"/>
                <w:szCs w:val="32"/>
              </w:rPr>
            </w:rPrChange>
            <w14:textFill>
              <w14:solidFill>
                <w14:schemeClr w14:val="tx1"/>
              </w14:solidFill>
            </w14:textFill>
          </w:rPr>
          <w:t>大会负责。</w:t>
        </w:r>
      </w:ins>
    </w:p>
    <w:p w14:paraId="2DDE22C5">
      <w:pPr>
        <w:adjustRightInd w:val="0"/>
        <w:snapToGrid w:val="0"/>
        <w:spacing w:line="480" w:lineRule="exact"/>
        <w:ind w:firstLine="640" w:firstLineChars="200"/>
        <w:rPr>
          <w:ins w:id="694" w:author="格格 刘" w:date="2024-07-16T16:21:00Z"/>
          <w:rFonts w:hint="eastAsia" w:ascii="方正仿宋_GBK" w:hAnsi="方正仿宋_GBK" w:eastAsia="方正仿宋_GBK" w:cs="方正仿宋_GBK"/>
          <w:color w:val="000000" w:themeColor="text1"/>
          <w:sz w:val="32"/>
          <w:szCs w:val="32"/>
          <w:rPrChange w:id="695" w:author="彭姐江苏协会五月无锡展十月南京" w:date="2024-07-18T11:35:29Z">
            <w:rPr>
              <w:ins w:id="696" w:author="格格 刘" w:date="2024-07-16T16:21:00Z"/>
              <w:rFonts w:ascii="黑体" w:hAnsi="黑体" w:eastAsia="黑体"/>
              <w:sz w:val="32"/>
              <w:szCs w:val="32"/>
            </w:rPr>
          </w:rPrChange>
          <w14:textFill>
            <w14:solidFill>
              <w14:schemeClr w14:val="tx1"/>
            </w14:solidFill>
          </w14:textFill>
        </w:rPr>
      </w:pPr>
      <w:ins w:id="697" w:author="格格 刘" w:date="2024-07-16T16:21:00Z">
        <w:r>
          <w:rPr>
            <w:rFonts w:hint="eastAsia" w:ascii="方正仿宋_GBK" w:hAnsi="方正仿宋_GBK" w:eastAsia="方正仿宋_GBK" w:cs="方正仿宋_GBK"/>
            <w:color w:val="000000" w:themeColor="text1"/>
            <w:sz w:val="32"/>
            <w:szCs w:val="32"/>
            <w:rPrChange w:id="698" w:author="彭姐江苏协会五月无锡展十月南京" w:date="2024-07-18T11:35:29Z">
              <w:rPr>
                <w:rFonts w:hint="eastAsia" w:ascii="黑体" w:hAnsi="黑体" w:eastAsia="黑体"/>
                <w:sz w:val="32"/>
                <w:szCs w:val="32"/>
              </w:rPr>
            </w:rPrChange>
            <w14:textFill>
              <w14:solidFill>
                <w14:schemeClr w14:val="tx1"/>
              </w14:solidFill>
            </w14:textFill>
          </w:rPr>
          <w:t>理事人数不超过会员</w:t>
        </w:r>
      </w:ins>
      <w:ins w:id="699" w:author="格格 刘" w:date="2024-07-16T16:21:00Z">
        <w:del w:id="700" w:author="翟靓雅" w:date="2024-07-17T09:24:00Z">
          <w:r>
            <w:rPr>
              <w:rFonts w:hint="eastAsia" w:ascii="方正仿宋_GBK" w:hAnsi="方正仿宋_GBK" w:eastAsia="方正仿宋_GBK" w:cs="方正仿宋_GBK"/>
              <w:color w:val="000000" w:themeColor="text1"/>
              <w:sz w:val="32"/>
              <w:szCs w:val="32"/>
              <w:rPrChange w:id="701"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702" w:author="格格 刘" w:date="2024-07-16T16:21:00Z">
        <w:r>
          <w:rPr>
            <w:rFonts w:hint="eastAsia" w:ascii="方正仿宋_GBK" w:hAnsi="方正仿宋_GBK" w:eastAsia="方正仿宋_GBK" w:cs="方正仿宋_GBK"/>
            <w:color w:val="000000" w:themeColor="text1"/>
            <w:sz w:val="32"/>
            <w:szCs w:val="32"/>
            <w:rPrChange w:id="703" w:author="彭姐江苏协会五月无锡展十月南京" w:date="2024-07-18T11:35:29Z">
              <w:rPr>
                <w:rFonts w:hint="eastAsia" w:ascii="黑体" w:hAnsi="黑体" w:eastAsia="黑体"/>
                <w:sz w:val="32"/>
                <w:szCs w:val="32"/>
              </w:rPr>
            </w:rPrChange>
            <w14:textFill>
              <w14:solidFill>
                <w14:schemeClr w14:val="tx1"/>
              </w14:solidFill>
            </w14:textFill>
          </w:rPr>
          <w:t>的1/3，且为单数。</w:t>
        </w:r>
      </w:ins>
    </w:p>
    <w:p w14:paraId="22505177">
      <w:pPr>
        <w:adjustRightInd w:val="0"/>
        <w:snapToGrid w:val="0"/>
        <w:spacing w:line="480" w:lineRule="exact"/>
        <w:ind w:firstLine="640" w:firstLineChars="200"/>
        <w:rPr>
          <w:ins w:id="704" w:author="格格 刘" w:date="2024-07-16T16:21:00Z"/>
          <w:rFonts w:hint="eastAsia" w:ascii="方正仿宋_GBK" w:hAnsi="方正仿宋_GBK" w:eastAsia="方正仿宋_GBK" w:cs="方正仿宋_GBK"/>
          <w:color w:val="000000" w:themeColor="text1"/>
          <w:sz w:val="32"/>
          <w:szCs w:val="32"/>
          <w:rPrChange w:id="705" w:author="彭姐江苏协会五月无锡展十月南京" w:date="2024-07-18T11:35:29Z">
            <w:rPr>
              <w:ins w:id="706" w:author="格格 刘" w:date="2024-07-16T16:21:00Z"/>
              <w:rFonts w:ascii="黑体" w:hAnsi="黑体" w:eastAsia="黑体"/>
              <w:sz w:val="32"/>
              <w:szCs w:val="32"/>
            </w:rPr>
          </w:rPrChange>
          <w14:textFill>
            <w14:solidFill>
              <w14:schemeClr w14:val="tx1"/>
            </w14:solidFill>
          </w14:textFill>
        </w:rPr>
      </w:pPr>
      <w:ins w:id="707" w:author="格格 刘" w:date="2024-07-16T16:21:00Z">
        <w:r>
          <w:rPr>
            <w:rFonts w:hint="eastAsia" w:ascii="方正仿宋_GBK" w:hAnsi="方正仿宋_GBK" w:eastAsia="方正仿宋_GBK" w:cs="方正仿宋_GBK"/>
            <w:b/>
            <w:bCs/>
            <w:color w:val="000000" w:themeColor="text1"/>
            <w:sz w:val="32"/>
            <w:szCs w:val="32"/>
            <w:rPrChange w:id="708" w:author="彭姐江苏协会五月无锡展十月南京" w:date="2024-07-18T11:39:14Z">
              <w:rPr>
                <w:rFonts w:hint="eastAsia" w:ascii="黑体" w:hAnsi="黑体" w:eastAsia="黑体"/>
                <w:sz w:val="32"/>
                <w:szCs w:val="32"/>
              </w:rPr>
            </w:rPrChange>
            <w14:textFill>
              <w14:solidFill>
                <w14:schemeClr w14:val="tx1"/>
              </w14:solidFill>
            </w14:textFill>
          </w:rPr>
          <w:t>第二十三条</w:t>
        </w:r>
      </w:ins>
      <w:ins w:id="709" w:author="格格 刘" w:date="2024-07-16T16:21:00Z">
        <w:r>
          <w:rPr>
            <w:rFonts w:hint="eastAsia" w:ascii="方正仿宋_GBK" w:hAnsi="方正仿宋_GBK" w:eastAsia="方正仿宋_GBK" w:cs="方正仿宋_GBK"/>
            <w:color w:val="000000" w:themeColor="text1"/>
            <w:sz w:val="32"/>
            <w:szCs w:val="32"/>
            <w:rPrChange w:id="710"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本会理事应当符合以下条件：</w:t>
        </w:r>
      </w:ins>
    </w:p>
    <w:p w14:paraId="7421387C">
      <w:pPr>
        <w:adjustRightInd w:val="0"/>
        <w:snapToGrid w:val="0"/>
        <w:spacing w:line="480" w:lineRule="exact"/>
        <w:ind w:firstLine="640" w:firstLineChars="200"/>
        <w:rPr>
          <w:ins w:id="711" w:author="格格 刘" w:date="2024-07-16T16:21:00Z"/>
          <w:rFonts w:hint="eastAsia" w:ascii="方正仿宋_GBK" w:hAnsi="方正仿宋_GBK" w:eastAsia="方正仿宋_GBK" w:cs="方正仿宋_GBK"/>
          <w:color w:val="000000" w:themeColor="text1"/>
          <w:sz w:val="32"/>
          <w:szCs w:val="32"/>
          <w:rPrChange w:id="712" w:author="彭姐江苏协会五月无锡展十月南京" w:date="2024-07-18T11:35:29Z">
            <w:rPr>
              <w:ins w:id="713" w:author="格格 刘" w:date="2024-07-16T16:21:00Z"/>
              <w:rFonts w:ascii="黑体" w:hAnsi="黑体" w:eastAsia="黑体"/>
              <w:sz w:val="32"/>
              <w:szCs w:val="32"/>
            </w:rPr>
          </w:rPrChange>
          <w14:textFill>
            <w14:solidFill>
              <w14:schemeClr w14:val="tx1"/>
            </w14:solidFill>
          </w14:textFill>
        </w:rPr>
      </w:pPr>
      <w:ins w:id="714" w:author="格格 刘" w:date="2024-07-16T16:21:00Z">
        <w:r>
          <w:rPr>
            <w:rFonts w:hint="eastAsia" w:ascii="方正仿宋_GBK" w:hAnsi="方正仿宋_GBK" w:eastAsia="方正仿宋_GBK" w:cs="方正仿宋_GBK"/>
            <w:color w:val="000000" w:themeColor="text1"/>
            <w:sz w:val="32"/>
            <w:szCs w:val="32"/>
            <w:rPrChange w:id="715" w:author="彭姐江苏协会五月无锡展十月南京" w:date="2024-07-18T11:35:29Z">
              <w:rPr>
                <w:rFonts w:hint="eastAsia" w:ascii="黑体" w:hAnsi="黑体" w:eastAsia="黑体"/>
                <w:sz w:val="32"/>
                <w:szCs w:val="32"/>
              </w:rPr>
            </w:rPrChange>
            <w14:textFill>
              <w14:solidFill>
                <w14:schemeClr w14:val="tx1"/>
              </w14:solidFill>
            </w14:textFill>
          </w:rPr>
          <w:t>（一）拥护中国共产党的领导，认真贯彻党的路线、方针、政策，遵纪守法，遵守社会与职业道德，具有较高的的政治素质和事业心。</w:t>
        </w:r>
      </w:ins>
    </w:p>
    <w:p w14:paraId="4B0A7542">
      <w:pPr>
        <w:adjustRightInd w:val="0"/>
        <w:snapToGrid w:val="0"/>
        <w:spacing w:line="480" w:lineRule="exact"/>
        <w:ind w:firstLine="640" w:firstLineChars="200"/>
        <w:rPr>
          <w:ins w:id="716" w:author="格格 刘" w:date="2024-07-16T16:21:00Z"/>
          <w:rFonts w:hint="eastAsia" w:ascii="方正仿宋_GBK" w:hAnsi="方正仿宋_GBK" w:eastAsia="方正仿宋_GBK" w:cs="方正仿宋_GBK"/>
          <w:color w:val="000000" w:themeColor="text1"/>
          <w:sz w:val="32"/>
          <w:szCs w:val="32"/>
          <w:rPrChange w:id="717" w:author="彭姐江苏协会五月无锡展十月南京" w:date="2024-07-18T11:35:29Z">
            <w:rPr>
              <w:ins w:id="718" w:author="格格 刘" w:date="2024-07-16T16:21:00Z"/>
              <w:rFonts w:ascii="黑体" w:hAnsi="黑体" w:eastAsia="黑体"/>
              <w:sz w:val="32"/>
              <w:szCs w:val="32"/>
            </w:rPr>
          </w:rPrChange>
          <w14:textFill>
            <w14:solidFill>
              <w14:schemeClr w14:val="tx1"/>
            </w14:solidFill>
          </w14:textFill>
        </w:rPr>
      </w:pPr>
      <w:ins w:id="719" w:author="格格 刘" w:date="2024-07-16T16:21:00Z">
        <w:r>
          <w:rPr>
            <w:rFonts w:hint="eastAsia" w:ascii="方正仿宋_GBK" w:hAnsi="方正仿宋_GBK" w:eastAsia="方正仿宋_GBK" w:cs="方正仿宋_GBK"/>
            <w:color w:val="000000" w:themeColor="text1"/>
            <w:sz w:val="32"/>
            <w:szCs w:val="32"/>
            <w:rPrChange w:id="720" w:author="彭姐江苏协会五月无锡展十月南京" w:date="2024-07-18T11:35:29Z">
              <w:rPr>
                <w:rFonts w:hint="eastAsia" w:ascii="黑体" w:hAnsi="黑体" w:eastAsia="黑体"/>
                <w:sz w:val="32"/>
                <w:szCs w:val="32"/>
              </w:rPr>
            </w:rPrChange>
            <w14:textFill>
              <w14:solidFill>
                <w14:schemeClr w14:val="tx1"/>
              </w14:solidFill>
            </w14:textFill>
          </w:rPr>
          <w:t>（二）具有较强的组织协调能力和实际工作经验，清正廉洁、公道正派。</w:t>
        </w:r>
      </w:ins>
    </w:p>
    <w:p w14:paraId="47090178">
      <w:pPr>
        <w:adjustRightInd w:val="0"/>
        <w:snapToGrid w:val="0"/>
        <w:spacing w:line="480" w:lineRule="exact"/>
        <w:ind w:firstLine="640" w:firstLineChars="200"/>
        <w:rPr>
          <w:ins w:id="721" w:author="格格 刘" w:date="2024-07-16T16:21:00Z"/>
          <w:rFonts w:hint="eastAsia" w:ascii="方正仿宋_GBK" w:hAnsi="方正仿宋_GBK" w:eastAsia="方正仿宋_GBK" w:cs="方正仿宋_GBK"/>
          <w:color w:val="000000" w:themeColor="text1"/>
          <w:sz w:val="32"/>
          <w:szCs w:val="32"/>
          <w:rPrChange w:id="722" w:author="彭姐江苏协会五月无锡展十月南京" w:date="2024-07-18T11:35:29Z">
            <w:rPr>
              <w:ins w:id="723" w:author="格格 刘" w:date="2024-07-16T16:21:00Z"/>
              <w:rFonts w:ascii="黑体" w:hAnsi="黑体" w:eastAsia="黑体"/>
              <w:sz w:val="32"/>
              <w:szCs w:val="32"/>
            </w:rPr>
          </w:rPrChange>
          <w14:textFill>
            <w14:solidFill>
              <w14:schemeClr w14:val="tx1"/>
            </w14:solidFill>
          </w14:textFill>
        </w:rPr>
      </w:pPr>
      <w:ins w:id="724" w:author="格格 刘" w:date="2024-07-16T16:21:00Z">
        <w:r>
          <w:rPr>
            <w:rFonts w:hint="eastAsia" w:ascii="方正仿宋_GBK" w:hAnsi="方正仿宋_GBK" w:eastAsia="方正仿宋_GBK" w:cs="方正仿宋_GBK"/>
            <w:color w:val="000000" w:themeColor="text1"/>
            <w:sz w:val="32"/>
            <w:szCs w:val="32"/>
            <w:rPrChange w:id="725" w:author="彭姐江苏协会五月无锡展十月南京" w:date="2024-07-18T11:35:29Z">
              <w:rPr>
                <w:rFonts w:hint="eastAsia" w:ascii="黑体" w:hAnsi="黑体" w:eastAsia="黑体"/>
                <w:sz w:val="32"/>
                <w:szCs w:val="32"/>
              </w:rPr>
            </w:rPrChange>
            <w14:textFill>
              <w14:solidFill>
                <w14:schemeClr w14:val="tx1"/>
              </w14:solidFill>
            </w14:textFill>
          </w:rPr>
          <w:t>（三）热心协会工作，关心行业改革和发展，按时出席会议，积极参加协会活动。</w:t>
        </w:r>
      </w:ins>
    </w:p>
    <w:p w14:paraId="3846D376">
      <w:pPr>
        <w:adjustRightInd w:val="0"/>
        <w:snapToGrid w:val="0"/>
        <w:spacing w:line="480" w:lineRule="exact"/>
        <w:ind w:firstLine="640" w:firstLineChars="200"/>
        <w:rPr>
          <w:ins w:id="726" w:author="格格 刘" w:date="2024-07-16T16:21:00Z"/>
          <w:rFonts w:hint="eastAsia" w:ascii="方正仿宋_GBK" w:hAnsi="方正仿宋_GBK" w:eastAsia="方正仿宋_GBK" w:cs="方正仿宋_GBK"/>
          <w:color w:val="000000" w:themeColor="text1"/>
          <w:sz w:val="32"/>
          <w:szCs w:val="32"/>
          <w:rPrChange w:id="727" w:author="彭姐江苏协会五月无锡展十月南京" w:date="2024-07-18T11:35:29Z">
            <w:rPr>
              <w:ins w:id="728" w:author="格格 刘" w:date="2024-07-16T16:21:00Z"/>
              <w:rFonts w:ascii="黑体" w:hAnsi="黑体" w:eastAsia="黑体"/>
              <w:sz w:val="32"/>
              <w:szCs w:val="32"/>
            </w:rPr>
          </w:rPrChange>
          <w14:textFill>
            <w14:solidFill>
              <w14:schemeClr w14:val="tx1"/>
            </w14:solidFill>
          </w14:textFill>
        </w:rPr>
      </w:pPr>
      <w:ins w:id="729" w:author="格格 刘" w:date="2024-07-16T16:21:00Z">
        <w:r>
          <w:rPr>
            <w:rFonts w:hint="eastAsia" w:ascii="方正仿宋_GBK" w:hAnsi="方正仿宋_GBK" w:eastAsia="方正仿宋_GBK" w:cs="方正仿宋_GBK"/>
            <w:color w:val="000000" w:themeColor="text1"/>
            <w:sz w:val="32"/>
            <w:szCs w:val="32"/>
            <w:rPrChange w:id="730" w:author="彭姐江苏协会五月无锡展十月南京" w:date="2024-07-18T11:35:29Z">
              <w:rPr>
                <w:rFonts w:hint="eastAsia" w:ascii="黑体" w:hAnsi="黑体" w:eastAsia="黑体"/>
                <w:sz w:val="32"/>
                <w:szCs w:val="32"/>
              </w:rPr>
            </w:rPrChange>
            <w14:textFill>
              <w14:solidFill>
                <w14:schemeClr w14:val="tx1"/>
              </w14:solidFill>
            </w14:textFill>
          </w:rPr>
          <w:t>（四）担任理事须为协会会员，遵守本《章程》，并履行相关义务，自愿申请任职，由会员</w:t>
        </w:r>
      </w:ins>
      <w:ins w:id="731" w:author="格格 刘" w:date="2024-07-16T16:21:00Z">
        <w:del w:id="732" w:author="翟靓雅" w:date="2024-07-17T09:38:00Z">
          <w:r>
            <w:rPr>
              <w:rFonts w:hint="eastAsia" w:ascii="方正仿宋_GBK" w:hAnsi="方正仿宋_GBK" w:eastAsia="方正仿宋_GBK" w:cs="方正仿宋_GBK"/>
              <w:color w:val="000000" w:themeColor="text1"/>
              <w:sz w:val="32"/>
              <w:szCs w:val="32"/>
              <w:rPrChange w:id="733"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734" w:author="格格 刘" w:date="2024-07-16T16:21:00Z">
        <w:r>
          <w:rPr>
            <w:rFonts w:hint="eastAsia" w:ascii="方正仿宋_GBK" w:hAnsi="方正仿宋_GBK" w:eastAsia="方正仿宋_GBK" w:cs="方正仿宋_GBK"/>
            <w:color w:val="000000" w:themeColor="text1"/>
            <w:sz w:val="32"/>
            <w:szCs w:val="32"/>
            <w:rPrChange w:id="735" w:author="彭姐江苏协会五月无锡展十月南京" w:date="2024-07-18T11:35:29Z">
              <w:rPr>
                <w:rFonts w:hint="eastAsia" w:ascii="黑体" w:hAnsi="黑体" w:eastAsia="黑体"/>
                <w:sz w:val="32"/>
                <w:szCs w:val="32"/>
              </w:rPr>
            </w:rPrChange>
            <w14:textFill>
              <w14:solidFill>
                <w14:schemeClr w14:val="tx1"/>
              </w14:solidFill>
            </w14:textFill>
          </w:rPr>
          <w:t>大会选举产生。</w:t>
        </w:r>
      </w:ins>
    </w:p>
    <w:p w14:paraId="6CA89481">
      <w:pPr>
        <w:adjustRightInd w:val="0"/>
        <w:snapToGrid w:val="0"/>
        <w:spacing w:line="480" w:lineRule="exact"/>
        <w:ind w:firstLine="640" w:firstLineChars="200"/>
        <w:rPr>
          <w:ins w:id="736" w:author="格格 刘" w:date="2024-07-16T16:21:00Z"/>
          <w:rFonts w:hint="eastAsia" w:ascii="方正仿宋_GBK" w:hAnsi="方正仿宋_GBK" w:eastAsia="方正仿宋_GBK" w:cs="方正仿宋_GBK"/>
          <w:color w:val="000000" w:themeColor="text1"/>
          <w:sz w:val="32"/>
          <w:szCs w:val="32"/>
          <w:rPrChange w:id="737" w:author="彭姐江苏协会五月无锡展十月南京" w:date="2024-07-18T11:35:29Z">
            <w:rPr>
              <w:ins w:id="738" w:author="格格 刘" w:date="2024-07-16T16:21:00Z"/>
              <w:rFonts w:ascii="黑体" w:hAnsi="黑体" w:eastAsia="黑体"/>
              <w:sz w:val="32"/>
              <w:szCs w:val="32"/>
            </w:rPr>
          </w:rPrChange>
          <w14:textFill>
            <w14:solidFill>
              <w14:schemeClr w14:val="tx1"/>
            </w14:solidFill>
          </w14:textFill>
        </w:rPr>
      </w:pPr>
      <w:ins w:id="739" w:author="格格 刘" w:date="2024-07-16T16:21:00Z">
        <w:r>
          <w:rPr>
            <w:rFonts w:hint="eastAsia" w:ascii="方正仿宋_GBK" w:hAnsi="方正仿宋_GBK" w:eastAsia="方正仿宋_GBK" w:cs="方正仿宋_GBK"/>
            <w:b/>
            <w:bCs/>
            <w:color w:val="000000" w:themeColor="text1"/>
            <w:sz w:val="32"/>
            <w:szCs w:val="32"/>
            <w:rPrChange w:id="740" w:author="彭姐江苏协会五月无锡展十月南京" w:date="2024-07-18T11:39:20Z">
              <w:rPr>
                <w:rFonts w:hint="eastAsia" w:ascii="黑体" w:hAnsi="黑体" w:eastAsia="黑体"/>
                <w:sz w:val="32"/>
                <w:szCs w:val="32"/>
              </w:rPr>
            </w:rPrChange>
            <w14:textFill>
              <w14:solidFill>
                <w14:schemeClr w14:val="tx1"/>
              </w14:solidFill>
            </w14:textFill>
          </w:rPr>
          <w:t>第二十四条</w:t>
        </w:r>
      </w:ins>
      <w:ins w:id="741" w:author="格格 刘" w:date="2024-07-16T16:21:00Z">
        <w:r>
          <w:rPr>
            <w:rFonts w:hint="eastAsia" w:ascii="方正仿宋_GBK" w:hAnsi="方正仿宋_GBK" w:eastAsia="方正仿宋_GBK" w:cs="方正仿宋_GBK"/>
            <w:color w:val="000000" w:themeColor="text1"/>
            <w:sz w:val="32"/>
            <w:szCs w:val="32"/>
            <w:rPrChange w:id="742"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单位理事的代表由该单位的主要负责人担任，每个理事单位只能选派一名代表担任理事。单位调整理事代表，由其书面通知本会，报理事会备案。</w:t>
        </w:r>
      </w:ins>
    </w:p>
    <w:p w14:paraId="230BD41F">
      <w:pPr>
        <w:adjustRightInd w:val="0"/>
        <w:snapToGrid w:val="0"/>
        <w:spacing w:line="480" w:lineRule="exact"/>
        <w:ind w:firstLine="640" w:firstLineChars="200"/>
        <w:rPr>
          <w:ins w:id="743" w:author="格格 刘" w:date="2024-07-16T16:21:00Z"/>
          <w:rFonts w:hint="eastAsia" w:ascii="方正仿宋_GBK" w:hAnsi="方正仿宋_GBK" w:eastAsia="方正仿宋_GBK" w:cs="方正仿宋_GBK"/>
          <w:color w:val="000000" w:themeColor="text1"/>
          <w:sz w:val="32"/>
          <w:szCs w:val="32"/>
          <w:rPrChange w:id="744" w:author="彭姐江苏协会五月无锡展十月南京" w:date="2024-07-18T11:35:29Z">
            <w:rPr>
              <w:ins w:id="745" w:author="格格 刘" w:date="2024-07-16T16:21:00Z"/>
              <w:rFonts w:ascii="黑体" w:hAnsi="黑体" w:eastAsia="黑体"/>
              <w:sz w:val="32"/>
              <w:szCs w:val="32"/>
            </w:rPr>
          </w:rPrChange>
          <w14:textFill>
            <w14:solidFill>
              <w14:schemeClr w14:val="tx1"/>
            </w14:solidFill>
          </w14:textFill>
        </w:rPr>
      </w:pPr>
      <w:ins w:id="746" w:author="格格 刘" w:date="2024-07-16T16:21:00Z">
        <w:r>
          <w:rPr>
            <w:rFonts w:hint="eastAsia" w:ascii="方正仿宋_GBK" w:hAnsi="方正仿宋_GBK" w:eastAsia="方正仿宋_GBK" w:cs="方正仿宋_GBK"/>
            <w:b/>
            <w:bCs/>
            <w:color w:val="000000" w:themeColor="text1"/>
            <w:sz w:val="32"/>
            <w:szCs w:val="32"/>
            <w:rPrChange w:id="747" w:author="彭姐江苏协会五月无锡展十月南京" w:date="2024-07-18T11:39:24Z">
              <w:rPr>
                <w:rFonts w:hint="eastAsia" w:ascii="黑体" w:hAnsi="黑体" w:eastAsia="黑体"/>
                <w:sz w:val="32"/>
                <w:szCs w:val="32"/>
              </w:rPr>
            </w:rPrChange>
            <w14:textFill>
              <w14:solidFill>
                <w14:schemeClr w14:val="tx1"/>
              </w14:solidFill>
            </w14:textFill>
          </w:rPr>
          <w:t>第二十五条</w:t>
        </w:r>
      </w:ins>
      <w:ins w:id="748" w:author="格格 刘" w:date="2024-07-16T16:21:00Z">
        <w:r>
          <w:rPr>
            <w:rFonts w:hint="eastAsia" w:ascii="方正仿宋_GBK" w:hAnsi="方正仿宋_GBK" w:eastAsia="方正仿宋_GBK" w:cs="方正仿宋_GBK"/>
            <w:color w:val="000000" w:themeColor="text1"/>
            <w:sz w:val="32"/>
            <w:szCs w:val="32"/>
            <w:rPrChange w:id="749"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理事会的职权是：</w:t>
        </w:r>
      </w:ins>
    </w:p>
    <w:p w14:paraId="662C2723">
      <w:pPr>
        <w:adjustRightInd w:val="0"/>
        <w:snapToGrid w:val="0"/>
        <w:spacing w:line="480" w:lineRule="exact"/>
        <w:ind w:firstLine="640" w:firstLineChars="200"/>
        <w:rPr>
          <w:ins w:id="750" w:author="格格 刘" w:date="2024-07-16T16:21:00Z"/>
          <w:del w:id="751" w:author="翟靓雅" w:date="2024-07-17T09:40:00Z"/>
          <w:rFonts w:hint="eastAsia" w:ascii="方正仿宋_GBK" w:hAnsi="方正仿宋_GBK" w:eastAsia="方正仿宋_GBK" w:cs="方正仿宋_GBK"/>
          <w:color w:val="000000" w:themeColor="text1"/>
          <w:sz w:val="32"/>
          <w:szCs w:val="32"/>
          <w:rPrChange w:id="752" w:author="彭姐江苏协会五月无锡展十月南京" w:date="2024-07-18T11:35:29Z">
            <w:rPr>
              <w:ins w:id="753" w:author="格格 刘" w:date="2024-07-16T16:21:00Z"/>
              <w:del w:id="754" w:author="翟靓雅" w:date="2024-07-17T09:40:00Z"/>
              <w:rFonts w:ascii="黑体" w:hAnsi="黑体" w:eastAsia="黑体"/>
              <w:sz w:val="32"/>
              <w:szCs w:val="32"/>
            </w:rPr>
          </w:rPrChange>
          <w14:textFill>
            <w14:solidFill>
              <w14:schemeClr w14:val="tx1"/>
            </w14:solidFill>
          </w14:textFill>
        </w:rPr>
      </w:pPr>
      <w:ins w:id="755" w:author="格格 刘" w:date="2024-07-16T16:21:00Z">
        <w:del w:id="756" w:author="翟靓雅" w:date="2024-07-17T09:40:00Z">
          <w:r>
            <w:rPr>
              <w:rFonts w:hint="eastAsia" w:ascii="方正仿宋_GBK" w:hAnsi="方正仿宋_GBK" w:eastAsia="方正仿宋_GBK" w:cs="方正仿宋_GBK"/>
              <w:color w:val="000000" w:themeColor="text1"/>
              <w:sz w:val="32"/>
              <w:szCs w:val="32"/>
              <w:rPrChange w:id="757" w:author="彭姐江苏协会五月无锡展十月南京" w:date="2024-07-18T11:35:29Z">
                <w:rPr>
                  <w:rFonts w:hint="eastAsia" w:ascii="黑体" w:hAnsi="黑体" w:eastAsia="黑体"/>
                  <w:sz w:val="32"/>
                  <w:szCs w:val="32"/>
                </w:rPr>
              </w:rPrChange>
              <w14:textFill>
                <w14:solidFill>
                  <w14:schemeClr w14:val="tx1"/>
                </w14:solidFill>
              </w14:textFill>
            </w:rPr>
            <w:delText>（一）制定会员（代表）产生办法和分配名额；</w:delText>
          </w:r>
        </w:del>
      </w:ins>
    </w:p>
    <w:p w14:paraId="71D6C9D9">
      <w:pPr>
        <w:adjustRightInd w:val="0"/>
        <w:snapToGrid w:val="0"/>
        <w:spacing w:line="480" w:lineRule="exact"/>
        <w:ind w:firstLine="640" w:firstLineChars="200"/>
        <w:rPr>
          <w:ins w:id="758" w:author="格格 刘" w:date="2024-07-16T16:21:00Z"/>
          <w:rFonts w:hint="eastAsia" w:ascii="方正仿宋_GBK" w:hAnsi="方正仿宋_GBK" w:eastAsia="方正仿宋_GBK" w:cs="方正仿宋_GBK"/>
          <w:color w:val="000000" w:themeColor="text1"/>
          <w:sz w:val="32"/>
          <w:szCs w:val="32"/>
          <w:rPrChange w:id="759" w:author="彭姐江苏协会五月无锡展十月南京" w:date="2024-07-18T11:35:29Z">
            <w:rPr>
              <w:ins w:id="760" w:author="格格 刘" w:date="2024-07-16T16:21:00Z"/>
              <w:rFonts w:ascii="黑体" w:hAnsi="黑体" w:eastAsia="黑体"/>
              <w:sz w:val="32"/>
              <w:szCs w:val="32"/>
            </w:rPr>
          </w:rPrChange>
          <w14:textFill>
            <w14:solidFill>
              <w14:schemeClr w14:val="tx1"/>
            </w14:solidFill>
          </w14:textFill>
        </w:rPr>
      </w:pPr>
      <w:ins w:id="761" w:author="格格 刘" w:date="2024-07-16T16:21:00Z">
        <w:r>
          <w:rPr>
            <w:rFonts w:hint="eastAsia" w:ascii="方正仿宋_GBK" w:hAnsi="方正仿宋_GBK" w:eastAsia="方正仿宋_GBK" w:cs="方正仿宋_GBK"/>
            <w:color w:val="000000" w:themeColor="text1"/>
            <w:sz w:val="32"/>
            <w:szCs w:val="32"/>
            <w:rPrChange w:id="762"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763" w:author="格格 刘" w:date="2024-07-16T16:21:00Z">
        <w:del w:id="764" w:author="翟靓雅" w:date="2024-07-17T09:41:00Z">
          <w:r>
            <w:rPr>
              <w:rFonts w:hint="eastAsia" w:ascii="方正仿宋_GBK" w:hAnsi="方正仿宋_GBK" w:eastAsia="方正仿宋_GBK" w:cs="方正仿宋_GBK"/>
              <w:color w:val="000000" w:themeColor="text1"/>
              <w:sz w:val="32"/>
              <w:szCs w:val="32"/>
              <w:rPrChange w:id="765" w:author="彭姐江苏协会五月无锡展十月南京" w:date="2024-07-18T11:35:29Z">
                <w:rPr>
                  <w:rFonts w:ascii="黑体" w:hAnsi="黑体" w:eastAsia="黑体"/>
                  <w:sz w:val="32"/>
                  <w:szCs w:val="32"/>
                </w:rPr>
              </w:rPrChange>
              <w14:textFill>
                <w14:solidFill>
                  <w14:schemeClr w14:val="tx1"/>
                </w14:solidFill>
              </w14:textFill>
            </w:rPr>
            <w:delText>二</w:delText>
          </w:r>
        </w:del>
      </w:ins>
      <w:ins w:id="766" w:author="翟靓雅" w:date="2024-07-17T09:41:00Z">
        <w:r>
          <w:rPr>
            <w:rFonts w:hint="eastAsia" w:ascii="方正仿宋_GBK" w:hAnsi="方正仿宋_GBK" w:eastAsia="方正仿宋_GBK" w:cs="方正仿宋_GBK"/>
            <w:color w:val="000000" w:themeColor="text1"/>
            <w:sz w:val="32"/>
            <w:szCs w:val="32"/>
            <w:rPrChange w:id="767" w:author="彭姐江苏协会五月无锡展十月南京" w:date="2024-07-18T11:35:29Z">
              <w:rPr>
                <w:rFonts w:hint="eastAsia" w:ascii="黑体" w:hAnsi="黑体" w:eastAsia="黑体"/>
                <w:sz w:val="32"/>
                <w:szCs w:val="32"/>
              </w:rPr>
            </w:rPrChange>
            <w14:textFill>
              <w14:solidFill>
                <w14:schemeClr w14:val="tx1"/>
              </w14:solidFill>
            </w14:textFill>
          </w:rPr>
          <w:t>一</w:t>
        </w:r>
      </w:ins>
      <w:ins w:id="768" w:author="格格 刘" w:date="2024-07-16T16:21:00Z">
        <w:r>
          <w:rPr>
            <w:rFonts w:hint="eastAsia" w:ascii="方正仿宋_GBK" w:hAnsi="方正仿宋_GBK" w:eastAsia="方正仿宋_GBK" w:cs="方正仿宋_GBK"/>
            <w:color w:val="000000" w:themeColor="text1"/>
            <w:sz w:val="32"/>
            <w:szCs w:val="32"/>
            <w:rPrChange w:id="769" w:author="彭姐江苏协会五月无锡展十月南京" w:date="2024-07-18T11:35:29Z">
              <w:rPr>
                <w:rFonts w:hint="eastAsia" w:ascii="黑体" w:hAnsi="黑体" w:eastAsia="黑体"/>
                <w:sz w:val="32"/>
                <w:szCs w:val="32"/>
              </w:rPr>
            </w:rPrChange>
            <w14:textFill>
              <w14:solidFill>
                <w14:schemeClr w14:val="tx1"/>
              </w14:solidFill>
            </w14:textFill>
          </w:rPr>
          <w:t>）筹备召开会员</w:t>
        </w:r>
      </w:ins>
      <w:ins w:id="770" w:author="格格 刘" w:date="2024-07-16T16:21:00Z">
        <w:del w:id="771" w:author="翟靓雅" w:date="2024-07-17T10:01:00Z">
          <w:r>
            <w:rPr>
              <w:rFonts w:hint="eastAsia" w:ascii="方正仿宋_GBK" w:hAnsi="方正仿宋_GBK" w:eastAsia="方正仿宋_GBK" w:cs="方正仿宋_GBK"/>
              <w:color w:val="000000" w:themeColor="text1"/>
              <w:sz w:val="32"/>
              <w:szCs w:val="32"/>
              <w:rPrChange w:id="772"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773" w:author="格格 刘" w:date="2024-07-16T16:21:00Z">
        <w:r>
          <w:rPr>
            <w:rFonts w:hint="eastAsia" w:ascii="方正仿宋_GBK" w:hAnsi="方正仿宋_GBK" w:eastAsia="方正仿宋_GBK" w:cs="方正仿宋_GBK"/>
            <w:color w:val="000000" w:themeColor="text1"/>
            <w:sz w:val="32"/>
            <w:szCs w:val="32"/>
            <w:rPrChange w:id="774" w:author="彭姐江苏协会五月无锡展十月南京" w:date="2024-07-18T11:35:29Z">
              <w:rPr>
                <w:rFonts w:hint="eastAsia" w:ascii="黑体" w:hAnsi="黑体" w:eastAsia="黑体"/>
                <w:sz w:val="32"/>
                <w:szCs w:val="32"/>
              </w:rPr>
            </w:rPrChange>
            <w14:textFill>
              <w14:solidFill>
                <w14:schemeClr w14:val="tx1"/>
              </w14:solidFill>
            </w14:textFill>
          </w:rPr>
          <w:t>大会；</w:t>
        </w:r>
      </w:ins>
    </w:p>
    <w:p w14:paraId="45333581">
      <w:pPr>
        <w:adjustRightInd w:val="0"/>
        <w:snapToGrid w:val="0"/>
        <w:spacing w:line="480" w:lineRule="exact"/>
        <w:ind w:firstLine="640" w:firstLineChars="200"/>
        <w:rPr>
          <w:ins w:id="775" w:author="格格 刘" w:date="2024-07-16T16:21:00Z"/>
          <w:rFonts w:hint="eastAsia" w:ascii="方正仿宋_GBK" w:hAnsi="方正仿宋_GBK" w:eastAsia="方正仿宋_GBK" w:cs="方正仿宋_GBK"/>
          <w:color w:val="000000" w:themeColor="text1"/>
          <w:sz w:val="32"/>
          <w:szCs w:val="32"/>
          <w:rPrChange w:id="776" w:author="彭姐江苏协会五月无锡展十月南京" w:date="2024-07-18T11:35:29Z">
            <w:rPr>
              <w:ins w:id="777" w:author="格格 刘" w:date="2024-07-16T16:21:00Z"/>
              <w:rFonts w:ascii="黑体" w:hAnsi="黑体" w:eastAsia="黑体"/>
              <w:sz w:val="32"/>
              <w:szCs w:val="32"/>
            </w:rPr>
          </w:rPrChange>
          <w14:textFill>
            <w14:solidFill>
              <w14:schemeClr w14:val="tx1"/>
            </w14:solidFill>
          </w14:textFill>
        </w:rPr>
      </w:pPr>
      <w:ins w:id="778" w:author="格格 刘" w:date="2024-07-16T16:21:00Z">
        <w:r>
          <w:rPr>
            <w:rFonts w:hint="eastAsia" w:ascii="方正仿宋_GBK" w:hAnsi="方正仿宋_GBK" w:eastAsia="方正仿宋_GBK" w:cs="方正仿宋_GBK"/>
            <w:color w:val="000000" w:themeColor="text1"/>
            <w:sz w:val="32"/>
            <w:szCs w:val="32"/>
            <w:rPrChange w:id="779"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780" w:author="格格 刘" w:date="2024-07-16T16:21:00Z">
        <w:del w:id="781" w:author="翟靓雅" w:date="2024-07-17T09:41:00Z">
          <w:r>
            <w:rPr>
              <w:rFonts w:hint="eastAsia" w:ascii="方正仿宋_GBK" w:hAnsi="方正仿宋_GBK" w:eastAsia="方正仿宋_GBK" w:cs="方正仿宋_GBK"/>
              <w:color w:val="000000" w:themeColor="text1"/>
              <w:sz w:val="32"/>
              <w:szCs w:val="32"/>
              <w:rPrChange w:id="782" w:author="彭姐江苏协会五月无锡展十月南京" w:date="2024-07-18T11:35:29Z">
                <w:rPr>
                  <w:rFonts w:ascii="黑体" w:hAnsi="黑体" w:eastAsia="黑体"/>
                  <w:sz w:val="32"/>
                  <w:szCs w:val="32"/>
                </w:rPr>
              </w:rPrChange>
              <w14:textFill>
                <w14:solidFill>
                  <w14:schemeClr w14:val="tx1"/>
                </w14:solidFill>
              </w14:textFill>
            </w:rPr>
            <w:delText>三</w:delText>
          </w:r>
        </w:del>
      </w:ins>
      <w:ins w:id="783" w:author="翟靓雅" w:date="2024-07-17T09:41:00Z">
        <w:r>
          <w:rPr>
            <w:rFonts w:hint="eastAsia" w:ascii="方正仿宋_GBK" w:hAnsi="方正仿宋_GBK" w:eastAsia="方正仿宋_GBK" w:cs="方正仿宋_GBK"/>
            <w:color w:val="000000" w:themeColor="text1"/>
            <w:sz w:val="32"/>
            <w:szCs w:val="32"/>
            <w:rPrChange w:id="784" w:author="彭姐江苏协会五月无锡展十月南京" w:date="2024-07-18T11:35:29Z">
              <w:rPr>
                <w:rFonts w:hint="eastAsia" w:ascii="黑体" w:hAnsi="黑体" w:eastAsia="黑体"/>
                <w:sz w:val="32"/>
                <w:szCs w:val="32"/>
              </w:rPr>
            </w:rPrChange>
            <w14:textFill>
              <w14:solidFill>
                <w14:schemeClr w14:val="tx1"/>
              </w14:solidFill>
            </w14:textFill>
          </w:rPr>
          <w:t>二</w:t>
        </w:r>
      </w:ins>
      <w:ins w:id="785" w:author="格格 刘" w:date="2024-07-16T16:21:00Z">
        <w:r>
          <w:rPr>
            <w:rFonts w:hint="eastAsia" w:ascii="方正仿宋_GBK" w:hAnsi="方正仿宋_GBK" w:eastAsia="方正仿宋_GBK" w:cs="方正仿宋_GBK"/>
            <w:color w:val="000000" w:themeColor="text1"/>
            <w:sz w:val="32"/>
            <w:szCs w:val="32"/>
            <w:rPrChange w:id="786" w:author="彭姐江苏协会五月无锡展十月南京" w:date="2024-07-18T11:35:29Z">
              <w:rPr>
                <w:rFonts w:hint="eastAsia" w:ascii="黑体" w:hAnsi="黑体" w:eastAsia="黑体"/>
                <w:sz w:val="32"/>
                <w:szCs w:val="32"/>
              </w:rPr>
            </w:rPrChange>
            <w14:textFill>
              <w14:solidFill>
                <w14:schemeClr w14:val="tx1"/>
              </w14:solidFill>
            </w14:textFill>
          </w:rPr>
          <w:t>）执行会员</w:t>
        </w:r>
      </w:ins>
      <w:ins w:id="787" w:author="格格 刘" w:date="2024-07-16T16:21:00Z">
        <w:del w:id="788" w:author="翟靓雅" w:date="2024-07-17T10:01:00Z">
          <w:r>
            <w:rPr>
              <w:rFonts w:hint="eastAsia" w:ascii="方正仿宋_GBK" w:hAnsi="方正仿宋_GBK" w:eastAsia="方正仿宋_GBK" w:cs="方正仿宋_GBK"/>
              <w:color w:val="000000" w:themeColor="text1"/>
              <w:sz w:val="32"/>
              <w:szCs w:val="32"/>
              <w:rPrChange w:id="789"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790" w:author="格格 刘" w:date="2024-07-16T16:21:00Z">
        <w:r>
          <w:rPr>
            <w:rFonts w:hint="eastAsia" w:ascii="方正仿宋_GBK" w:hAnsi="方正仿宋_GBK" w:eastAsia="方正仿宋_GBK" w:cs="方正仿宋_GBK"/>
            <w:color w:val="000000" w:themeColor="text1"/>
            <w:sz w:val="32"/>
            <w:szCs w:val="32"/>
            <w:rPrChange w:id="791" w:author="彭姐江苏协会五月无锡展十月南京" w:date="2024-07-18T11:35:29Z">
              <w:rPr>
                <w:rFonts w:hint="eastAsia" w:ascii="黑体" w:hAnsi="黑体" w:eastAsia="黑体"/>
                <w:sz w:val="32"/>
                <w:szCs w:val="32"/>
              </w:rPr>
            </w:rPrChange>
            <w14:textFill>
              <w14:solidFill>
                <w14:schemeClr w14:val="tx1"/>
              </w14:solidFill>
            </w14:textFill>
          </w:rPr>
          <w:t>大会决议；</w:t>
        </w:r>
      </w:ins>
    </w:p>
    <w:p w14:paraId="6817BA3D">
      <w:pPr>
        <w:adjustRightInd w:val="0"/>
        <w:snapToGrid w:val="0"/>
        <w:spacing w:line="480" w:lineRule="exact"/>
        <w:ind w:firstLine="640" w:firstLineChars="200"/>
        <w:rPr>
          <w:ins w:id="792" w:author="格格 刘" w:date="2024-07-16T16:21:00Z"/>
          <w:rFonts w:hint="eastAsia" w:ascii="方正仿宋_GBK" w:hAnsi="方正仿宋_GBK" w:eastAsia="方正仿宋_GBK" w:cs="方正仿宋_GBK"/>
          <w:color w:val="000000" w:themeColor="text1"/>
          <w:sz w:val="32"/>
          <w:szCs w:val="32"/>
          <w:rPrChange w:id="793" w:author="彭姐江苏协会五月无锡展十月南京" w:date="2024-07-18T11:35:29Z">
            <w:rPr>
              <w:ins w:id="794" w:author="格格 刘" w:date="2024-07-16T16:21:00Z"/>
              <w:rFonts w:ascii="黑体" w:hAnsi="黑体" w:eastAsia="黑体"/>
              <w:sz w:val="32"/>
              <w:szCs w:val="32"/>
            </w:rPr>
          </w:rPrChange>
          <w14:textFill>
            <w14:solidFill>
              <w14:schemeClr w14:val="tx1"/>
            </w14:solidFill>
          </w14:textFill>
        </w:rPr>
      </w:pPr>
      <w:ins w:id="795" w:author="格格 刘" w:date="2024-07-16T16:21:00Z">
        <w:r>
          <w:rPr>
            <w:rFonts w:hint="eastAsia" w:ascii="方正仿宋_GBK" w:hAnsi="方正仿宋_GBK" w:eastAsia="方正仿宋_GBK" w:cs="方正仿宋_GBK"/>
            <w:color w:val="000000" w:themeColor="text1"/>
            <w:sz w:val="32"/>
            <w:szCs w:val="32"/>
            <w:rPrChange w:id="796"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797" w:author="格格 刘" w:date="2024-07-16T16:21:00Z">
        <w:del w:id="798" w:author="翟靓雅" w:date="2024-07-17T09:41:00Z">
          <w:r>
            <w:rPr>
              <w:rFonts w:hint="eastAsia" w:ascii="方正仿宋_GBK" w:hAnsi="方正仿宋_GBK" w:eastAsia="方正仿宋_GBK" w:cs="方正仿宋_GBK"/>
              <w:color w:val="000000" w:themeColor="text1"/>
              <w:sz w:val="32"/>
              <w:szCs w:val="32"/>
              <w:rPrChange w:id="799" w:author="彭姐江苏协会五月无锡展十月南京" w:date="2024-07-18T11:35:29Z">
                <w:rPr>
                  <w:rFonts w:ascii="黑体" w:hAnsi="黑体" w:eastAsia="黑体"/>
                  <w:sz w:val="32"/>
                  <w:szCs w:val="32"/>
                </w:rPr>
              </w:rPrChange>
              <w14:textFill>
                <w14:solidFill>
                  <w14:schemeClr w14:val="tx1"/>
                </w14:solidFill>
              </w14:textFill>
            </w:rPr>
            <w:delText>四</w:delText>
          </w:r>
        </w:del>
      </w:ins>
      <w:ins w:id="800" w:author="翟靓雅" w:date="2024-07-17T09:41:00Z">
        <w:r>
          <w:rPr>
            <w:rFonts w:hint="eastAsia" w:ascii="方正仿宋_GBK" w:hAnsi="方正仿宋_GBK" w:eastAsia="方正仿宋_GBK" w:cs="方正仿宋_GBK"/>
            <w:color w:val="000000" w:themeColor="text1"/>
            <w:sz w:val="32"/>
            <w:szCs w:val="32"/>
            <w:rPrChange w:id="801" w:author="彭姐江苏协会五月无锡展十月南京" w:date="2024-07-18T11:35:29Z">
              <w:rPr>
                <w:rFonts w:hint="eastAsia" w:ascii="黑体" w:hAnsi="黑体" w:eastAsia="黑体"/>
                <w:sz w:val="32"/>
                <w:szCs w:val="32"/>
              </w:rPr>
            </w:rPrChange>
            <w14:textFill>
              <w14:solidFill>
                <w14:schemeClr w14:val="tx1"/>
              </w14:solidFill>
            </w14:textFill>
          </w:rPr>
          <w:t>三</w:t>
        </w:r>
      </w:ins>
      <w:ins w:id="802" w:author="格格 刘" w:date="2024-07-16T16:21:00Z">
        <w:r>
          <w:rPr>
            <w:rFonts w:hint="eastAsia" w:ascii="方正仿宋_GBK" w:hAnsi="方正仿宋_GBK" w:eastAsia="方正仿宋_GBK" w:cs="方正仿宋_GBK"/>
            <w:color w:val="000000" w:themeColor="text1"/>
            <w:sz w:val="32"/>
            <w:szCs w:val="32"/>
            <w:rPrChange w:id="803" w:author="彭姐江苏协会五月无锡展十月南京" w:date="2024-07-18T11:35:29Z">
              <w:rPr>
                <w:rFonts w:hint="eastAsia" w:ascii="黑体" w:hAnsi="黑体" w:eastAsia="黑体"/>
                <w:sz w:val="32"/>
                <w:szCs w:val="32"/>
              </w:rPr>
            </w:rPrChange>
            <w14:textFill>
              <w14:solidFill>
                <w14:schemeClr w14:val="tx1"/>
              </w14:solidFill>
            </w14:textFill>
          </w:rPr>
          <w:t>）决定内设机构、分支机构、代表机构的设立、变更和终止；</w:t>
        </w:r>
      </w:ins>
    </w:p>
    <w:p w14:paraId="144BA166">
      <w:pPr>
        <w:adjustRightInd w:val="0"/>
        <w:snapToGrid w:val="0"/>
        <w:spacing w:line="480" w:lineRule="exact"/>
        <w:ind w:firstLine="640" w:firstLineChars="200"/>
        <w:rPr>
          <w:ins w:id="804" w:author="格格 刘" w:date="2024-07-16T16:21:00Z"/>
          <w:rFonts w:hint="eastAsia" w:ascii="方正仿宋_GBK" w:hAnsi="方正仿宋_GBK" w:eastAsia="方正仿宋_GBK" w:cs="方正仿宋_GBK"/>
          <w:color w:val="000000" w:themeColor="text1"/>
          <w:sz w:val="32"/>
          <w:szCs w:val="32"/>
          <w:rPrChange w:id="805" w:author="彭姐江苏协会五月无锡展十月南京" w:date="2024-07-18T11:35:29Z">
            <w:rPr>
              <w:ins w:id="806" w:author="格格 刘" w:date="2024-07-16T16:21:00Z"/>
              <w:rFonts w:ascii="黑体" w:hAnsi="黑体" w:eastAsia="黑体"/>
              <w:sz w:val="32"/>
              <w:szCs w:val="32"/>
            </w:rPr>
          </w:rPrChange>
          <w14:textFill>
            <w14:solidFill>
              <w14:schemeClr w14:val="tx1"/>
            </w14:solidFill>
          </w14:textFill>
        </w:rPr>
      </w:pPr>
      <w:ins w:id="807" w:author="格格 刘" w:date="2024-07-16T16:21:00Z">
        <w:r>
          <w:rPr>
            <w:rFonts w:hint="eastAsia" w:ascii="方正仿宋_GBK" w:hAnsi="方正仿宋_GBK" w:eastAsia="方正仿宋_GBK" w:cs="方正仿宋_GBK"/>
            <w:color w:val="000000" w:themeColor="text1"/>
            <w:sz w:val="32"/>
            <w:szCs w:val="32"/>
            <w:rPrChange w:id="808"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809" w:author="格格 刘" w:date="2024-07-16T16:21:00Z">
        <w:del w:id="810" w:author="翟靓雅" w:date="2024-07-17T09:41:00Z">
          <w:r>
            <w:rPr>
              <w:rFonts w:hint="eastAsia" w:ascii="方正仿宋_GBK" w:hAnsi="方正仿宋_GBK" w:eastAsia="方正仿宋_GBK" w:cs="方正仿宋_GBK"/>
              <w:color w:val="000000" w:themeColor="text1"/>
              <w:sz w:val="32"/>
              <w:szCs w:val="32"/>
              <w:rPrChange w:id="811" w:author="彭姐江苏协会五月无锡展十月南京" w:date="2024-07-18T11:35:29Z">
                <w:rPr>
                  <w:rFonts w:ascii="黑体" w:hAnsi="黑体" w:eastAsia="黑体"/>
                  <w:sz w:val="32"/>
                  <w:szCs w:val="32"/>
                </w:rPr>
              </w:rPrChange>
              <w14:textFill>
                <w14:solidFill>
                  <w14:schemeClr w14:val="tx1"/>
                </w14:solidFill>
              </w14:textFill>
            </w:rPr>
            <w:delText>五</w:delText>
          </w:r>
        </w:del>
      </w:ins>
      <w:ins w:id="812" w:author="翟靓雅" w:date="2024-07-17T09:41:00Z">
        <w:r>
          <w:rPr>
            <w:rFonts w:hint="eastAsia" w:ascii="方正仿宋_GBK" w:hAnsi="方正仿宋_GBK" w:eastAsia="方正仿宋_GBK" w:cs="方正仿宋_GBK"/>
            <w:color w:val="000000" w:themeColor="text1"/>
            <w:sz w:val="32"/>
            <w:szCs w:val="32"/>
            <w:rPrChange w:id="813" w:author="彭姐江苏协会五月无锡展十月南京" w:date="2024-07-18T11:35:29Z">
              <w:rPr>
                <w:rFonts w:hint="eastAsia" w:ascii="黑体" w:hAnsi="黑体" w:eastAsia="黑体"/>
                <w:sz w:val="32"/>
                <w:szCs w:val="32"/>
              </w:rPr>
            </w:rPrChange>
            <w14:textFill>
              <w14:solidFill>
                <w14:schemeClr w14:val="tx1"/>
              </w14:solidFill>
            </w14:textFill>
          </w:rPr>
          <w:t>四</w:t>
        </w:r>
      </w:ins>
      <w:ins w:id="814" w:author="格格 刘" w:date="2024-07-16T16:21:00Z">
        <w:r>
          <w:rPr>
            <w:rFonts w:hint="eastAsia" w:ascii="方正仿宋_GBK" w:hAnsi="方正仿宋_GBK" w:eastAsia="方正仿宋_GBK" w:cs="方正仿宋_GBK"/>
            <w:color w:val="000000" w:themeColor="text1"/>
            <w:sz w:val="32"/>
            <w:szCs w:val="32"/>
            <w:rPrChange w:id="815"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）决定副秘书长和内设机构主要负责人的人选； </w:t>
        </w:r>
      </w:ins>
    </w:p>
    <w:p w14:paraId="09E0C4A6">
      <w:pPr>
        <w:adjustRightInd w:val="0"/>
        <w:snapToGrid w:val="0"/>
        <w:spacing w:line="480" w:lineRule="exact"/>
        <w:ind w:firstLine="640" w:firstLineChars="200"/>
        <w:rPr>
          <w:ins w:id="816" w:author="格格 刘" w:date="2024-07-16T16:21:00Z"/>
          <w:rFonts w:hint="eastAsia" w:ascii="方正仿宋_GBK" w:hAnsi="方正仿宋_GBK" w:eastAsia="方正仿宋_GBK" w:cs="方正仿宋_GBK"/>
          <w:color w:val="000000" w:themeColor="text1"/>
          <w:sz w:val="32"/>
          <w:szCs w:val="32"/>
          <w:rPrChange w:id="817" w:author="彭姐江苏协会五月无锡展十月南京" w:date="2024-07-18T11:35:29Z">
            <w:rPr>
              <w:ins w:id="818" w:author="格格 刘" w:date="2024-07-16T16:21:00Z"/>
              <w:rFonts w:ascii="黑体" w:hAnsi="黑体" w:eastAsia="黑体"/>
              <w:sz w:val="32"/>
              <w:szCs w:val="32"/>
            </w:rPr>
          </w:rPrChange>
          <w14:textFill>
            <w14:solidFill>
              <w14:schemeClr w14:val="tx1"/>
            </w14:solidFill>
          </w14:textFill>
        </w:rPr>
      </w:pPr>
      <w:ins w:id="819" w:author="格格 刘" w:date="2024-07-16T16:21:00Z">
        <w:r>
          <w:rPr>
            <w:rFonts w:hint="eastAsia" w:ascii="方正仿宋_GBK" w:hAnsi="方正仿宋_GBK" w:eastAsia="方正仿宋_GBK" w:cs="方正仿宋_GBK"/>
            <w:color w:val="000000" w:themeColor="text1"/>
            <w:sz w:val="32"/>
            <w:szCs w:val="32"/>
            <w:rPrChange w:id="820"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821" w:author="格格 刘" w:date="2024-07-16T16:21:00Z">
        <w:del w:id="822" w:author="翟靓雅" w:date="2024-07-17T09:41:00Z">
          <w:r>
            <w:rPr>
              <w:rFonts w:hint="eastAsia" w:ascii="方正仿宋_GBK" w:hAnsi="方正仿宋_GBK" w:eastAsia="方正仿宋_GBK" w:cs="方正仿宋_GBK"/>
              <w:color w:val="000000" w:themeColor="text1"/>
              <w:sz w:val="32"/>
              <w:szCs w:val="32"/>
              <w:rPrChange w:id="823" w:author="彭姐江苏协会五月无锡展十月南京" w:date="2024-07-18T11:35:29Z">
                <w:rPr>
                  <w:rFonts w:ascii="黑体" w:hAnsi="黑体" w:eastAsia="黑体"/>
                  <w:sz w:val="32"/>
                  <w:szCs w:val="32"/>
                </w:rPr>
              </w:rPrChange>
              <w14:textFill>
                <w14:solidFill>
                  <w14:schemeClr w14:val="tx1"/>
                </w14:solidFill>
              </w14:textFill>
            </w:rPr>
            <w:delText>六</w:delText>
          </w:r>
        </w:del>
      </w:ins>
      <w:ins w:id="824" w:author="翟靓雅" w:date="2024-07-17T09:41:00Z">
        <w:r>
          <w:rPr>
            <w:rFonts w:hint="eastAsia" w:ascii="方正仿宋_GBK" w:hAnsi="方正仿宋_GBK" w:eastAsia="方正仿宋_GBK" w:cs="方正仿宋_GBK"/>
            <w:color w:val="000000" w:themeColor="text1"/>
            <w:sz w:val="32"/>
            <w:szCs w:val="32"/>
            <w:rPrChange w:id="825" w:author="彭姐江苏协会五月无锡展十月南京" w:date="2024-07-18T11:35:29Z">
              <w:rPr>
                <w:rFonts w:hint="eastAsia" w:ascii="黑体" w:hAnsi="黑体" w:eastAsia="黑体"/>
                <w:sz w:val="32"/>
                <w:szCs w:val="32"/>
              </w:rPr>
            </w:rPrChange>
            <w14:textFill>
              <w14:solidFill>
                <w14:schemeClr w14:val="tx1"/>
              </w14:solidFill>
            </w14:textFill>
          </w:rPr>
          <w:t>五</w:t>
        </w:r>
      </w:ins>
      <w:ins w:id="826" w:author="格格 刘" w:date="2024-07-16T16:21:00Z">
        <w:r>
          <w:rPr>
            <w:rFonts w:hint="eastAsia" w:ascii="方正仿宋_GBK" w:hAnsi="方正仿宋_GBK" w:eastAsia="方正仿宋_GBK" w:cs="方正仿宋_GBK"/>
            <w:color w:val="000000" w:themeColor="text1"/>
            <w:sz w:val="32"/>
            <w:szCs w:val="32"/>
            <w:rPrChange w:id="827" w:author="彭姐江苏协会五月无锡展十月南京" w:date="2024-07-18T11:35:29Z">
              <w:rPr>
                <w:rFonts w:hint="eastAsia" w:ascii="黑体" w:hAnsi="黑体" w:eastAsia="黑体"/>
                <w:sz w:val="32"/>
                <w:szCs w:val="32"/>
              </w:rPr>
            </w:rPrChange>
            <w14:textFill>
              <w14:solidFill>
                <w14:schemeClr w14:val="tx1"/>
              </w14:solidFill>
            </w14:textFill>
          </w:rPr>
          <w:t>）领导本会各机构开展工作；</w:t>
        </w:r>
      </w:ins>
    </w:p>
    <w:p w14:paraId="4866E730">
      <w:pPr>
        <w:adjustRightInd w:val="0"/>
        <w:snapToGrid w:val="0"/>
        <w:spacing w:line="480" w:lineRule="exact"/>
        <w:ind w:firstLine="640" w:firstLineChars="200"/>
        <w:rPr>
          <w:ins w:id="828" w:author="格格 刘" w:date="2024-07-16T16:21:00Z"/>
          <w:rFonts w:hint="eastAsia" w:ascii="方正仿宋_GBK" w:hAnsi="方正仿宋_GBK" w:eastAsia="方正仿宋_GBK" w:cs="方正仿宋_GBK"/>
          <w:color w:val="000000" w:themeColor="text1"/>
          <w:sz w:val="32"/>
          <w:szCs w:val="32"/>
          <w:rPrChange w:id="829" w:author="彭姐江苏协会五月无锡展十月南京" w:date="2024-07-18T11:35:29Z">
            <w:rPr>
              <w:ins w:id="830" w:author="格格 刘" w:date="2024-07-16T16:21:00Z"/>
              <w:rFonts w:ascii="黑体" w:hAnsi="黑体" w:eastAsia="黑体"/>
              <w:sz w:val="32"/>
              <w:szCs w:val="32"/>
            </w:rPr>
          </w:rPrChange>
          <w14:textFill>
            <w14:solidFill>
              <w14:schemeClr w14:val="tx1"/>
            </w14:solidFill>
          </w14:textFill>
        </w:rPr>
      </w:pPr>
      <w:ins w:id="831" w:author="格格 刘" w:date="2024-07-16T16:21:00Z">
        <w:r>
          <w:rPr>
            <w:rFonts w:hint="eastAsia" w:ascii="方正仿宋_GBK" w:hAnsi="方正仿宋_GBK" w:eastAsia="方正仿宋_GBK" w:cs="方正仿宋_GBK"/>
            <w:color w:val="000000" w:themeColor="text1"/>
            <w:sz w:val="32"/>
            <w:szCs w:val="32"/>
            <w:rPrChange w:id="832"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833" w:author="格格 刘" w:date="2024-07-16T16:21:00Z">
        <w:del w:id="834" w:author="翟靓雅" w:date="2024-07-17T09:41:00Z">
          <w:r>
            <w:rPr>
              <w:rFonts w:hint="eastAsia" w:ascii="方正仿宋_GBK" w:hAnsi="方正仿宋_GBK" w:eastAsia="方正仿宋_GBK" w:cs="方正仿宋_GBK"/>
              <w:color w:val="000000" w:themeColor="text1"/>
              <w:sz w:val="32"/>
              <w:szCs w:val="32"/>
              <w:rPrChange w:id="835" w:author="彭姐江苏协会五月无锡展十月南京" w:date="2024-07-18T11:35:29Z">
                <w:rPr>
                  <w:rFonts w:ascii="黑体" w:hAnsi="黑体" w:eastAsia="黑体"/>
                  <w:sz w:val="32"/>
                  <w:szCs w:val="32"/>
                </w:rPr>
              </w:rPrChange>
              <w14:textFill>
                <w14:solidFill>
                  <w14:schemeClr w14:val="tx1"/>
                </w14:solidFill>
              </w14:textFill>
            </w:rPr>
            <w:delText>七</w:delText>
          </w:r>
        </w:del>
      </w:ins>
      <w:ins w:id="836" w:author="翟靓雅" w:date="2024-07-17T09:41:00Z">
        <w:r>
          <w:rPr>
            <w:rFonts w:hint="eastAsia" w:ascii="方正仿宋_GBK" w:hAnsi="方正仿宋_GBK" w:eastAsia="方正仿宋_GBK" w:cs="方正仿宋_GBK"/>
            <w:color w:val="000000" w:themeColor="text1"/>
            <w:sz w:val="32"/>
            <w:szCs w:val="32"/>
            <w:rPrChange w:id="837" w:author="彭姐江苏协会五月无锡展十月南京" w:date="2024-07-18T11:35:29Z">
              <w:rPr>
                <w:rFonts w:hint="eastAsia" w:ascii="黑体" w:hAnsi="黑体" w:eastAsia="黑体"/>
                <w:sz w:val="32"/>
                <w:szCs w:val="32"/>
              </w:rPr>
            </w:rPrChange>
            <w14:textFill>
              <w14:solidFill>
                <w14:schemeClr w14:val="tx1"/>
              </w14:solidFill>
            </w14:textFill>
          </w:rPr>
          <w:t>六</w:t>
        </w:r>
      </w:ins>
      <w:ins w:id="838" w:author="格格 刘" w:date="2024-07-16T16:21:00Z">
        <w:r>
          <w:rPr>
            <w:rFonts w:hint="eastAsia" w:ascii="方正仿宋_GBK" w:hAnsi="方正仿宋_GBK" w:eastAsia="方正仿宋_GBK" w:cs="方正仿宋_GBK"/>
            <w:color w:val="000000" w:themeColor="text1"/>
            <w:sz w:val="32"/>
            <w:szCs w:val="32"/>
            <w:rPrChange w:id="839" w:author="彭姐江苏协会五月无锡展十月南京" w:date="2024-07-18T11:35:29Z">
              <w:rPr>
                <w:rFonts w:hint="eastAsia" w:ascii="黑体" w:hAnsi="黑体" w:eastAsia="黑体"/>
                <w:sz w:val="32"/>
                <w:szCs w:val="32"/>
              </w:rPr>
            </w:rPrChange>
            <w14:textFill>
              <w14:solidFill>
                <w14:schemeClr w14:val="tx1"/>
              </w14:solidFill>
            </w14:textFill>
          </w:rPr>
          <w:t>）选举或者罢免</w:t>
        </w:r>
      </w:ins>
      <w:ins w:id="840" w:author="格格 刘" w:date="2024-07-16T16:21:00Z">
        <w:del w:id="841" w:author="翟靓雅" w:date="2024-07-17T09:42:00Z">
          <w:r>
            <w:rPr>
              <w:rFonts w:hint="eastAsia" w:ascii="方正仿宋_GBK" w:hAnsi="方正仿宋_GBK" w:eastAsia="方正仿宋_GBK" w:cs="方正仿宋_GBK"/>
              <w:color w:val="000000" w:themeColor="text1"/>
              <w:sz w:val="32"/>
              <w:szCs w:val="32"/>
              <w:rPrChange w:id="842" w:author="彭姐江苏协会五月无锡展十月南京" w:date="2024-07-18T11:35:29Z">
                <w:rPr>
                  <w:rFonts w:ascii="黑体" w:hAnsi="黑体" w:eastAsia="黑体"/>
                  <w:sz w:val="32"/>
                  <w:szCs w:val="32"/>
                </w:rPr>
              </w:rPrChange>
              <w14:textFill>
                <w14:solidFill>
                  <w14:schemeClr w14:val="tx1"/>
                </w14:solidFill>
              </w14:textFill>
            </w:rPr>
            <w:delText>负责人</w:delText>
          </w:r>
        </w:del>
      </w:ins>
      <w:ins w:id="843" w:author="翟靓雅" w:date="2024-07-17T09:42:00Z">
        <w:r>
          <w:rPr>
            <w:rFonts w:hint="eastAsia" w:ascii="方正仿宋_GBK" w:hAnsi="方正仿宋_GBK" w:eastAsia="方正仿宋_GBK" w:cs="方正仿宋_GBK"/>
            <w:color w:val="000000" w:themeColor="text1"/>
            <w:sz w:val="32"/>
            <w:szCs w:val="32"/>
            <w:rPrChange w:id="844" w:author="彭姐江苏协会五月无锡展十月南京" w:date="2024-07-18T11:35:29Z">
              <w:rPr>
                <w:rFonts w:hint="eastAsia" w:ascii="黑体" w:hAnsi="黑体" w:eastAsia="黑体"/>
                <w:sz w:val="32"/>
                <w:szCs w:val="32"/>
              </w:rPr>
            </w:rPrChange>
            <w14:textFill>
              <w14:solidFill>
                <w14:schemeClr w14:val="tx1"/>
              </w14:solidFill>
            </w14:textFill>
          </w:rPr>
          <w:t>秘书长</w:t>
        </w:r>
      </w:ins>
      <w:ins w:id="845" w:author="格格 刘" w:date="2024-07-16T16:21:00Z">
        <w:r>
          <w:rPr>
            <w:rFonts w:hint="eastAsia" w:ascii="方正仿宋_GBK" w:hAnsi="方正仿宋_GBK" w:eastAsia="方正仿宋_GBK" w:cs="方正仿宋_GBK"/>
            <w:color w:val="000000" w:themeColor="text1"/>
            <w:sz w:val="32"/>
            <w:szCs w:val="32"/>
            <w:rPrChange w:id="846" w:author="彭姐江苏协会五月无锡展十月南京" w:date="2024-07-18T11:35:29Z">
              <w:rPr>
                <w:rFonts w:hint="eastAsia" w:ascii="黑体" w:hAnsi="黑体" w:eastAsia="黑体"/>
                <w:sz w:val="32"/>
                <w:szCs w:val="32"/>
              </w:rPr>
            </w:rPrChange>
            <w14:textFill>
              <w14:solidFill>
                <w14:schemeClr w14:val="tx1"/>
              </w14:solidFill>
            </w14:textFill>
          </w:rPr>
          <w:t>；</w:t>
        </w:r>
      </w:ins>
    </w:p>
    <w:p w14:paraId="30D0F59F">
      <w:pPr>
        <w:adjustRightInd w:val="0"/>
        <w:snapToGrid w:val="0"/>
        <w:spacing w:line="480" w:lineRule="exact"/>
        <w:ind w:firstLine="640" w:firstLineChars="200"/>
        <w:rPr>
          <w:ins w:id="847" w:author="格格 刘" w:date="2024-07-16T16:21:00Z"/>
          <w:rFonts w:hint="eastAsia" w:ascii="方正仿宋_GBK" w:hAnsi="方正仿宋_GBK" w:eastAsia="方正仿宋_GBK" w:cs="方正仿宋_GBK"/>
          <w:color w:val="000000" w:themeColor="text1"/>
          <w:sz w:val="32"/>
          <w:szCs w:val="32"/>
          <w:rPrChange w:id="848" w:author="彭姐江苏协会五月无锡展十月南京" w:date="2024-07-18T11:35:29Z">
            <w:rPr>
              <w:ins w:id="849" w:author="格格 刘" w:date="2024-07-16T16:21:00Z"/>
              <w:rFonts w:ascii="黑体" w:hAnsi="黑体" w:eastAsia="黑体"/>
              <w:sz w:val="32"/>
              <w:szCs w:val="32"/>
            </w:rPr>
          </w:rPrChange>
          <w14:textFill>
            <w14:solidFill>
              <w14:schemeClr w14:val="tx1"/>
            </w14:solidFill>
          </w14:textFill>
        </w:rPr>
      </w:pPr>
      <w:ins w:id="850" w:author="格格 刘" w:date="2024-07-16T16:21:00Z">
        <w:r>
          <w:rPr>
            <w:rFonts w:hint="eastAsia" w:ascii="方正仿宋_GBK" w:hAnsi="方正仿宋_GBK" w:eastAsia="方正仿宋_GBK" w:cs="方正仿宋_GBK"/>
            <w:color w:val="000000" w:themeColor="text1"/>
            <w:sz w:val="32"/>
            <w:szCs w:val="32"/>
            <w:rPrChange w:id="851"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852" w:author="格格 刘" w:date="2024-07-16T16:21:00Z">
        <w:del w:id="853" w:author="翟靓雅" w:date="2024-07-17T09:43:00Z">
          <w:r>
            <w:rPr>
              <w:rFonts w:hint="eastAsia" w:ascii="方正仿宋_GBK" w:hAnsi="方正仿宋_GBK" w:eastAsia="方正仿宋_GBK" w:cs="方正仿宋_GBK"/>
              <w:color w:val="000000" w:themeColor="text1"/>
              <w:sz w:val="32"/>
              <w:szCs w:val="32"/>
              <w:rPrChange w:id="854" w:author="彭姐江苏协会五月无锡展十月南京" w:date="2024-07-18T11:35:29Z">
                <w:rPr>
                  <w:rFonts w:ascii="黑体" w:hAnsi="黑体" w:eastAsia="黑体"/>
                  <w:sz w:val="32"/>
                  <w:szCs w:val="32"/>
                </w:rPr>
              </w:rPrChange>
              <w14:textFill>
                <w14:solidFill>
                  <w14:schemeClr w14:val="tx1"/>
                </w14:solidFill>
              </w14:textFill>
            </w:rPr>
            <w:delText>八</w:delText>
          </w:r>
        </w:del>
      </w:ins>
      <w:ins w:id="855" w:author="翟靓雅" w:date="2024-07-17T09:43:00Z">
        <w:r>
          <w:rPr>
            <w:rFonts w:hint="eastAsia" w:ascii="方正仿宋_GBK" w:hAnsi="方正仿宋_GBK" w:eastAsia="方正仿宋_GBK" w:cs="方正仿宋_GBK"/>
            <w:color w:val="000000" w:themeColor="text1"/>
            <w:sz w:val="32"/>
            <w:szCs w:val="32"/>
            <w:rPrChange w:id="856" w:author="彭姐江苏协会五月无锡展十月南京" w:date="2024-07-18T11:35:29Z">
              <w:rPr>
                <w:rFonts w:hint="eastAsia" w:ascii="黑体" w:hAnsi="黑体" w:eastAsia="黑体"/>
                <w:sz w:val="32"/>
                <w:szCs w:val="32"/>
              </w:rPr>
            </w:rPrChange>
            <w14:textFill>
              <w14:solidFill>
                <w14:schemeClr w14:val="tx1"/>
              </w14:solidFill>
            </w14:textFill>
          </w:rPr>
          <w:t>七</w:t>
        </w:r>
      </w:ins>
      <w:ins w:id="857" w:author="格格 刘" w:date="2024-07-16T16:21:00Z">
        <w:r>
          <w:rPr>
            <w:rFonts w:hint="eastAsia" w:ascii="方正仿宋_GBK" w:hAnsi="方正仿宋_GBK" w:eastAsia="方正仿宋_GBK" w:cs="方正仿宋_GBK"/>
            <w:color w:val="000000" w:themeColor="text1"/>
            <w:sz w:val="32"/>
            <w:szCs w:val="32"/>
            <w:rPrChange w:id="858" w:author="彭姐江苏协会五月无锡展十月南京" w:date="2024-07-18T11:35:29Z">
              <w:rPr>
                <w:rFonts w:hint="eastAsia" w:ascii="黑体" w:hAnsi="黑体" w:eastAsia="黑体"/>
                <w:sz w:val="32"/>
                <w:szCs w:val="32"/>
              </w:rPr>
            </w:rPrChange>
            <w14:textFill>
              <w14:solidFill>
                <w14:schemeClr w14:val="tx1"/>
              </w14:solidFill>
            </w14:textFill>
          </w:rPr>
          <w:t>）决定法定代表人的人选；</w:t>
        </w:r>
      </w:ins>
    </w:p>
    <w:p w14:paraId="2F055A38">
      <w:pPr>
        <w:adjustRightInd w:val="0"/>
        <w:snapToGrid w:val="0"/>
        <w:spacing w:line="480" w:lineRule="exact"/>
        <w:ind w:firstLine="640" w:firstLineChars="200"/>
        <w:rPr>
          <w:ins w:id="859" w:author="格格 刘" w:date="2024-07-16T16:21:00Z"/>
          <w:del w:id="860" w:author="翟靓雅" w:date="2024-07-17T09:42:00Z"/>
          <w:rFonts w:hint="eastAsia" w:ascii="方正仿宋_GBK" w:hAnsi="方正仿宋_GBK" w:eastAsia="方正仿宋_GBK" w:cs="方正仿宋_GBK"/>
          <w:color w:val="000000" w:themeColor="text1"/>
          <w:sz w:val="32"/>
          <w:szCs w:val="32"/>
          <w:rPrChange w:id="861" w:author="彭姐江苏协会五月无锡展十月南京" w:date="2024-07-18T11:35:29Z">
            <w:rPr>
              <w:ins w:id="862" w:author="格格 刘" w:date="2024-07-16T16:21:00Z"/>
              <w:del w:id="863" w:author="翟靓雅" w:date="2024-07-17T09:42:00Z"/>
              <w:rFonts w:ascii="黑体" w:hAnsi="黑体" w:eastAsia="黑体"/>
              <w:sz w:val="32"/>
              <w:szCs w:val="32"/>
            </w:rPr>
          </w:rPrChange>
          <w14:textFill>
            <w14:solidFill>
              <w14:schemeClr w14:val="tx1"/>
            </w14:solidFill>
          </w14:textFill>
        </w:rPr>
      </w:pPr>
      <w:ins w:id="864" w:author="格格 刘" w:date="2024-07-16T16:21:00Z">
        <w:del w:id="865" w:author="翟靓雅" w:date="2024-07-17T09:42:00Z">
          <w:commentRangeStart w:id="3"/>
          <w:r>
            <w:rPr>
              <w:rFonts w:hint="eastAsia" w:ascii="方正仿宋_GBK" w:hAnsi="方正仿宋_GBK" w:eastAsia="方正仿宋_GBK" w:cs="方正仿宋_GBK"/>
              <w:color w:val="000000" w:themeColor="text1"/>
              <w:sz w:val="32"/>
              <w:szCs w:val="32"/>
              <w:rPrChange w:id="866" w:author="彭姐江苏协会五月无锡展十月南京" w:date="2024-07-18T11:35:29Z">
                <w:rPr>
                  <w:rFonts w:hint="eastAsia" w:ascii="黑体" w:hAnsi="黑体" w:eastAsia="黑体"/>
                  <w:sz w:val="32"/>
                  <w:szCs w:val="32"/>
                </w:rPr>
              </w:rPrChange>
              <w14:textFill>
                <w14:solidFill>
                  <w14:schemeClr w14:val="tx1"/>
                </w14:solidFill>
              </w14:textFill>
            </w:rPr>
            <w:delText>（九）决定聘任或者解聘秘书长；</w:delText>
          </w:r>
          <w:commentRangeEnd w:id="3"/>
        </w:del>
      </w:ins>
      <w:del w:id="867" w:author="翟靓雅" w:date="2024-07-17T09:42:00Z">
        <w:r>
          <w:rPr>
            <w:rFonts w:hint="eastAsia" w:ascii="方正仿宋_GBK" w:hAnsi="方正仿宋_GBK" w:eastAsia="方正仿宋_GBK" w:cs="方正仿宋_GBK"/>
            <w:color w:val="000000" w:themeColor="text1"/>
            <w:rPrChange w:id="868" w:author="彭姐江苏协会五月无锡展十月南京" w:date="2024-07-18T11:35:29Z">
              <w:rPr/>
            </w:rPrChange>
            <w14:textFill>
              <w14:solidFill>
                <w14:schemeClr w14:val="tx1"/>
              </w14:solidFill>
            </w14:textFill>
          </w:rPr>
          <w:commentReference w:id="3"/>
        </w:r>
      </w:del>
    </w:p>
    <w:p w14:paraId="7D0BCE71">
      <w:pPr>
        <w:adjustRightInd w:val="0"/>
        <w:snapToGrid w:val="0"/>
        <w:spacing w:line="480" w:lineRule="exact"/>
        <w:ind w:firstLine="640" w:firstLineChars="200"/>
        <w:rPr>
          <w:ins w:id="870" w:author="格格 刘" w:date="2024-07-16T16:21:00Z"/>
          <w:rFonts w:hint="eastAsia" w:ascii="方正仿宋_GBK" w:hAnsi="方正仿宋_GBK" w:eastAsia="方正仿宋_GBK" w:cs="方正仿宋_GBK"/>
          <w:color w:val="000000" w:themeColor="text1"/>
          <w:sz w:val="32"/>
          <w:szCs w:val="32"/>
          <w:rPrChange w:id="871" w:author="彭姐江苏协会五月无锡展十月南京" w:date="2024-07-18T11:35:29Z">
            <w:rPr>
              <w:ins w:id="872" w:author="格格 刘" w:date="2024-07-16T16:21:00Z"/>
              <w:rFonts w:ascii="黑体" w:hAnsi="黑体" w:eastAsia="黑体"/>
              <w:sz w:val="32"/>
              <w:szCs w:val="32"/>
            </w:rPr>
          </w:rPrChange>
          <w14:textFill>
            <w14:solidFill>
              <w14:schemeClr w14:val="tx1"/>
            </w14:solidFill>
          </w14:textFill>
        </w:rPr>
      </w:pPr>
      <w:ins w:id="873" w:author="格格 刘" w:date="2024-07-16T16:21:00Z">
        <w:r>
          <w:rPr>
            <w:rFonts w:hint="eastAsia" w:ascii="方正仿宋_GBK" w:hAnsi="方正仿宋_GBK" w:eastAsia="方正仿宋_GBK" w:cs="方正仿宋_GBK"/>
            <w:color w:val="000000" w:themeColor="text1"/>
            <w:sz w:val="32"/>
            <w:szCs w:val="32"/>
            <w:rPrChange w:id="874"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875" w:author="格格 刘" w:date="2024-07-16T16:21:00Z">
        <w:del w:id="876" w:author="翟靓雅" w:date="2024-07-17T09:43:00Z">
          <w:r>
            <w:rPr>
              <w:rFonts w:hint="eastAsia" w:ascii="方正仿宋_GBK" w:hAnsi="方正仿宋_GBK" w:eastAsia="方正仿宋_GBK" w:cs="方正仿宋_GBK"/>
              <w:color w:val="000000" w:themeColor="text1"/>
              <w:sz w:val="32"/>
              <w:szCs w:val="32"/>
              <w:rPrChange w:id="877" w:author="彭姐江苏协会五月无锡展十月南京" w:date="2024-07-18T11:35:29Z">
                <w:rPr>
                  <w:rFonts w:ascii="黑体" w:hAnsi="黑体" w:eastAsia="黑体"/>
                  <w:sz w:val="32"/>
                  <w:szCs w:val="32"/>
                </w:rPr>
              </w:rPrChange>
              <w14:textFill>
                <w14:solidFill>
                  <w14:schemeClr w14:val="tx1"/>
                </w14:solidFill>
              </w14:textFill>
            </w:rPr>
            <w:delText>十</w:delText>
          </w:r>
        </w:del>
      </w:ins>
      <w:ins w:id="878" w:author="翟靓雅" w:date="2024-07-17T09:43:00Z">
        <w:r>
          <w:rPr>
            <w:rFonts w:hint="eastAsia" w:ascii="方正仿宋_GBK" w:hAnsi="方正仿宋_GBK" w:eastAsia="方正仿宋_GBK" w:cs="方正仿宋_GBK"/>
            <w:color w:val="000000" w:themeColor="text1"/>
            <w:sz w:val="32"/>
            <w:szCs w:val="32"/>
            <w:rPrChange w:id="879" w:author="彭姐江苏协会五月无锡展十月南京" w:date="2024-07-18T11:35:29Z">
              <w:rPr>
                <w:rFonts w:hint="eastAsia" w:ascii="黑体" w:hAnsi="黑体" w:eastAsia="黑体"/>
                <w:sz w:val="32"/>
                <w:szCs w:val="32"/>
              </w:rPr>
            </w:rPrChange>
            <w14:textFill>
              <w14:solidFill>
                <w14:schemeClr w14:val="tx1"/>
              </w14:solidFill>
            </w14:textFill>
          </w:rPr>
          <w:t>八</w:t>
        </w:r>
      </w:ins>
      <w:ins w:id="880" w:author="格格 刘" w:date="2024-07-16T16:21:00Z">
        <w:r>
          <w:rPr>
            <w:rFonts w:hint="eastAsia" w:ascii="方正仿宋_GBK" w:hAnsi="方正仿宋_GBK" w:eastAsia="方正仿宋_GBK" w:cs="方正仿宋_GBK"/>
            <w:color w:val="000000" w:themeColor="text1"/>
            <w:sz w:val="32"/>
            <w:szCs w:val="32"/>
            <w:rPrChange w:id="881" w:author="彭姐江苏协会五月无锡展十月南京" w:date="2024-07-18T11:35:29Z">
              <w:rPr>
                <w:rFonts w:hint="eastAsia" w:ascii="黑体" w:hAnsi="黑体" w:eastAsia="黑体"/>
                <w:sz w:val="32"/>
                <w:szCs w:val="32"/>
              </w:rPr>
            </w:rPrChange>
            <w14:textFill>
              <w14:solidFill>
                <w14:schemeClr w14:val="tx1"/>
              </w14:solidFill>
            </w14:textFill>
          </w:rPr>
          <w:t>）向会员</w:t>
        </w:r>
      </w:ins>
      <w:ins w:id="882" w:author="格格 刘" w:date="2024-07-16T16:21:00Z">
        <w:del w:id="883" w:author="翟靓雅" w:date="2024-07-17T09:42:00Z">
          <w:r>
            <w:rPr>
              <w:rFonts w:hint="eastAsia" w:ascii="方正仿宋_GBK" w:hAnsi="方正仿宋_GBK" w:eastAsia="方正仿宋_GBK" w:cs="方正仿宋_GBK"/>
              <w:color w:val="000000" w:themeColor="text1"/>
              <w:sz w:val="32"/>
              <w:szCs w:val="32"/>
              <w:rPrChange w:id="884"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885" w:author="格格 刘" w:date="2024-07-16T16:21:00Z">
        <w:r>
          <w:rPr>
            <w:rFonts w:hint="eastAsia" w:ascii="方正仿宋_GBK" w:hAnsi="方正仿宋_GBK" w:eastAsia="方正仿宋_GBK" w:cs="方正仿宋_GBK"/>
            <w:color w:val="000000" w:themeColor="text1"/>
            <w:sz w:val="32"/>
            <w:szCs w:val="32"/>
            <w:rPrChange w:id="886" w:author="彭姐江苏协会五月无锡展十月南京" w:date="2024-07-18T11:35:29Z">
              <w:rPr>
                <w:rFonts w:hint="eastAsia" w:ascii="黑体" w:hAnsi="黑体" w:eastAsia="黑体"/>
                <w:sz w:val="32"/>
                <w:szCs w:val="32"/>
              </w:rPr>
            </w:rPrChange>
            <w14:textFill>
              <w14:solidFill>
                <w14:schemeClr w14:val="tx1"/>
              </w14:solidFill>
            </w14:textFill>
          </w:rPr>
          <w:t>大会提交工作报告和财务报告；</w:t>
        </w:r>
      </w:ins>
    </w:p>
    <w:p w14:paraId="6689A2B6">
      <w:pPr>
        <w:adjustRightInd w:val="0"/>
        <w:snapToGrid w:val="0"/>
        <w:spacing w:line="480" w:lineRule="exact"/>
        <w:ind w:firstLine="640" w:firstLineChars="200"/>
        <w:rPr>
          <w:ins w:id="887" w:author="格格 刘" w:date="2024-07-16T16:21:00Z"/>
          <w:rFonts w:hint="eastAsia" w:ascii="方正仿宋_GBK" w:hAnsi="方正仿宋_GBK" w:eastAsia="方正仿宋_GBK" w:cs="方正仿宋_GBK"/>
          <w:color w:val="000000" w:themeColor="text1"/>
          <w:sz w:val="32"/>
          <w:szCs w:val="32"/>
          <w:rPrChange w:id="888" w:author="彭姐江苏协会五月无锡展十月南京" w:date="2024-07-18T11:35:29Z">
            <w:rPr>
              <w:ins w:id="889" w:author="格格 刘" w:date="2024-07-16T16:21:00Z"/>
              <w:rFonts w:ascii="黑体" w:hAnsi="黑体" w:eastAsia="黑体"/>
              <w:sz w:val="32"/>
              <w:szCs w:val="32"/>
            </w:rPr>
          </w:rPrChange>
          <w14:textFill>
            <w14:solidFill>
              <w14:schemeClr w14:val="tx1"/>
            </w14:solidFill>
          </w14:textFill>
        </w:rPr>
      </w:pPr>
      <w:ins w:id="890" w:author="格格 刘" w:date="2024-07-16T16:21:00Z">
        <w:r>
          <w:rPr>
            <w:rFonts w:hint="eastAsia" w:ascii="方正仿宋_GBK" w:hAnsi="方正仿宋_GBK" w:eastAsia="方正仿宋_GBK" w:cs="方正仿宋_GBK"/>
            <w:color w:val="000000" w:themeColor="text1"/>
            <w:sz w:val="32"/>
            <w:szCs w:val="32"/>
            <w:rPrChange w:id="891" w:author="彭姐江苏协会五月无锡展十月南京" w:date="2024-07-18T11:35:29Z">
              <w:rPr>
                <w:rFonts w:hint="eastAsia" w:ascii="黑体" w:hAnsi="黑体" w:eastAsia="黑体"/>
                <w:sz w:val="32"/>
                <w:szCs w:val="32"/>
              </w:rPr>
            </w:rPrChange>
            <w14:textFill>
              <w14:solidFill>
                <w14:schemeClr w14:val="tx1"/>
              </w14:solidFill>
            </w14:textFill>
          </w:rPr>
          <w:t>（</w:t>
        </w:r>
      </w:ins>
      <w:ins w:id="892" w:author="格格 刘" w:date="2024-07-16T16:21:00Z">
        <w:del w:id="893" w:author="翟靓雅" w:date="2024-07-17T09:43:00Z">
          <w:r>
            <w:rPr>
              <w:rFonts w:hint="eastAsia" w:ascii="方正仿宋_GBK" w:hAnsi="方正仿宋_GBK" w:eastAsia="方正仿宋_GBK" w:cs="方正仿宋_GBK"/>
              <w:color w:val="000000" w:themeColor="text1"/>
              <w:sz w:val="32"/>
              <w:szCs w:val="32"/>
              <w:rPrChange w:id="894" w:author="彭姐江苏协会五月无锡展十月南京" w:date="2024-07-18T11:35:29Z">
                <w:rPr>
                  <w:rFonts w:ascii="黑体" w:hAnsi="黑体" w:eastAsia="黑体"/>
                  <w:sz w:val="32"/>
                  <w:szCs w:val="32"/>
                </w:rPr>
              </w:rPrChange>
              <w14:textFill>
                <w14:solidFill>
                  <w14:schemeClr w14:val="tx1"/>
                </w14:solidFill>
              </w14:textFill>
            </w:rPr>
            <w:delText>十</w:delText>
          </w:r>
        </w:del>
      </w:ins>
      <w:ins w:id="895" w:author="翟靓雅" w:date="2024-07-17T09:43:00Z">
        <w:r>
          <w:rPr>
            <w:rFonts w:hint="eastAsia" w:ascii="方正仿宋_GBK" w:hAnsi="方正仿宋_GBK" w:eastAsia="方正仿宋_GBK" w:cs="方正仿宋_GBK"/>
            <w:color w:val="000000" w:themeColor="text1"/>
            <w:sz w:val="32"/>
            <w:szCs w:val="32"/>
            <w:rPrChange w:id="896" w:author="彭姐江苏协会五月无锡展十月南京" w:date="2024-07-18T11:35:29Z">
              <w:rPr>
                <w:rFonts w:hint="eastAsia" w:ascii="黑体" w:hAnsi="黑体" w:eastAsia="黑体"/>
                <w:sz w:val="32"/>
                <w:szCs w:val="32"/>
              </w:rPr>
            </w:rPrChange>
            <w14:textFill>
              <w14:solidFill>
                <w14:schemeClr w14:val="tx1"/>
              </w14:solidFill>
            </w14:textFill>
          </w:rPr>
          <w:t>九</w:t>
        </w:r>
      </w:ins>
      <w:ins w:id="897" w:author="格格 刘" w:date="2024-07-16T16:21:00Z">
        <w:del w:id="898" w:author="翟靓雅" w:date="2024-07-17T09:43:00Z">
          <w:r>
            <w:rPr>
              <w:rFonts w:hint="eastAsia" w:ascii="方正仿宋_GBK" w:hAnsi="方正仿宋_GBK" w:eastAsia="方正仿宋_GBK" w:cs="方正仿宋_GBK"/>
              <w:color w:val="000000" w:themeColor="text1"/>
              <w:sz w:val="32"/>
              <w:szCs w:val="32"/>
              <w:rPrChange w:id="899" w:author="彭姐江苏协会五月无锡展十月南京" w:date="2024-07-18T11:35:29Z">
                <w:rPr>
                  <w:rFonts w:hint="eastAsia" w:ascii="黑体" w:hAnsi="黑体" w:eastAsia="黑体"/>
                  <w:sz w:val="32"/>
                  <w:szCs w:val="32"/>
                </w:rPr>
              </w:rPrChange>
              <w14:textFill>
                <w14:solidFill>
                  <w14:schemeClr w14:val="tx1"/>
                </w14:solidFill>
              </w14:textFill>
            </w:rPr>
            <w:delText>一</w:delText>
          </w:r>
        </w:del>
      </w:ins>
      <w:ins w:id="900" w:author="格格 刘" w:date="2024-07-16T16:21:00Z">
        <w:r>
          <w:rPr>
            <w:rFonts w:hint="eastAsia" w:ascii="方正仿宋_GBK" w:hAnsi="方正仿宋_GBK" w:eastAsia="方正仿宋_GBK" w:cs="方正仿宋_GBK"/>
            <w:color w:val="000000" w:themeColor="text1"/>
            <w:sz w:val="32"/>
            <w:szCs w:val="32"/>
            <w:rPrChange w:id="901" w:author="彭姐江苏协会五月无锡展十月南京" w:date="2024-07-18T11:35:29Z">
              <w:rPr>
                <w:rFonts w:hint="eastAsia" w:ascii="黑体" w:hAnsi="黑体" w:eastAsia="黑体"/>
                <w:sz w:val="32"/>
                <w:szCs w:val="32"/>
              </w:rPr>
            </w:rPrChange>
            <w14:textFill>
              <w14:solidFill>
                <w14:schemeClr w14:val="tx1"/>
              </w14:solidFill>
            </w14:textFill>
          </w:rPr>
          <w:t>）制定内部管理制度；</w:t>
        </w:r>
      </w:ins>
    </w:p>
    <w:p w14:paraId="35F947EC">
      <w:pPr>
        <w:adjustRightInd/>
        <w:snapToGrid/>
        <w:spacing w:line="480" w:lineRule="exact"/>
        <w:ind w:left="630" w:leftChars="300" w:firstLine="0" w:firstLineChars="0"/>
        <w:rPr>
          <w:ins w:id="903" w:author="格格 刘" w:date="2024-07-16T16:21:00Z"/>
          <w:rFonts w:hint="eastAsia" w:ascii="方正仿宋_GBK" w:hAnsi="方正仿宋_GBK" w:eastAsia="方正仿宋_GBK" w:cs="方正仿宋_GBK"/>
          <w:color w:val="000000" w:themeColor="text1"/>
          <w:sz w:val="32"/>
          <w:szCs w:val="32"/>
          <w:rPrChange w:id="904" w:author="彭姐江苏协会五月无锡展十月南京" w:date="2024-07-18T11:35:29Z">
            <w:rPr>
              <w:ins w:id="905" w:author="格格 刘" w:date="2024-07-16T16:21:00Z"/>
              <w:rFonts w:ascii="黑体" w:hAnsi="黑体" w:eastAsia="黑体"/>
              <w:sz w:val="32"/>
              <w:szCs w:val="32"/>
            </w:rPr>
          </w:rPrChange>
          <w14:textFill>
            <w14:solidFill>
              <w14:schemeClr w14:val="tx1"/>
            </w14:solidFill>
          </w14:textFill>
        </w:rPr>
        <w:pPrChange w:id="902" w:author="彭姐江苏协会五月无锡展十月南京" w:date="2024-07-18T11:49:36Z">
          <w:pPr>
            <w:adjustRightInd w:val="0"/>
            <w:snapToGrid w:val="0"/>
            <w:spacing w:line="480" w:lineRule="exact"/>
            <w:ind w:firstLine="640" w:firstLineChars="200"/>
          </w:pPr>
        </w:pPrChange>
      </w:pPr>
      <w:ins w:id="906" w:author="格格 刘" w:date="2024-07-16T16:21:00Z">
        <w:r>
          <w:rPr>
            <w:rFonts w:hint="eastAsia" w:ascii="方正仿宋_GBK" w:hAnsi="方正仿宋_GBK" w:eastAsia="方正仿宋_GBK" w:cs="方正仿宋_GBK"/>
            <w:color w:val="000000" w:themeColor="text1"/>
            <w:sz w:val="32"/>
            <w:szCs w:val="32"/>
            <w:rPrChange w:id="907" w:author="彭姐江苏协会五月无锡展十月南京" w:date="2024-07-18T11:35:29Z">
              <w:rPr>
                <w:rFonts w:hint="eastAsia" w:ascii="黑体" w:hAnsi="黑体" w:eastAsia="黑体"/>
                <w:sz w:val="32"/>
                <w:szCs w:val="32"/>
              </w:rPr>
            </w:rPrChange>
            <w14:textFill>
              <w14:solidFill>
                <w14:schemeClr w14:val="tx1"/>
              </w14:solidFill>
            </w14:textFill>
          </w:rPr>
          <w:t>（十</w:t>
        </w:r>
      </w:ins>
      <w:ins w:id="908" w:author="格格 刘" w:date="2024-07-16T16:21:00Z">
        <w:del w:id="909" w:author="翟靓雅" w:date="2024-07-17T09:43:00Z">
          <w:r>
            <w:rPr>
              <w:rFonts w:hint="eastAsia" w:ascii="方正仿宋_GBK" w:hAnsi="方正仿宋_GBK" w:eastAsia="方正仿宋_GBK" w:cs="方正仿宋_GBK"/>
              <w:color w:val="000000" w:themeColor="text1"/>
              <w:sz w:val="32"/>
              <w:szCs w:val="32"/>
              <w:rPrChange w:id="910" w:author="彭姐江苏协会五月无锡展十月南京" w:date="2024-07-18T11:35:29Z">
                <w:rPr>
                  <w:rFonts w:hint="eastAsia" w:ascii="黑体" w:hAnsi="黑体" w:eastAsia="黑体"/>
                  <w:sz w:val="32"/>
                  <w:szCs w:val="32"/>
                </w:rPr>
              </w:rPrChange>
              <w14:textFill>
                <w14:solidFill>
                  <w14:schemeClr w14:val="tx1"/>
                </w14:solidFill>
              </w14:textFill>
            </w:rPr>
            <w:delText>二</w:delText>
          </w:r>
        </w:del>
      </w:ins>
      <w:ins w:id="911" w:author="格格 刘" w:date="2024-07-16T16:21:00Z">
        <w:r>
          <w:rPr>
            <w:rFonts w:hint="eastAsia" w:ascii="方正仿宋_GBK" w:hAnsi="方正仿宋_GBK" w:eastAsia="方正仿宋_GBK" w:cs="方正仿宋_GBK"/>
            <w:color w:val="000000" w:themeColor="text1"/>
            <w:sz w:val="32"/>
            <w:szCs w:val="32"/>
            <w:rPrChange w:id="912" w:author="彭姐江苏协会五月无锡展十月南京" w:date="2024-07-18T11:35:29Z">
              <w:rPr>
                <w:rFonts w:hint="eastAsia" w:ascii="黑体" w:hAnsi="黑体" w:eastAsia="黑体"/>
                <w:sz w:val="32"/>
                <w:szCs w:val="32"/>
              </w:rPr>
            </w:rPrChange>
            <w14:textFill>
              <w14:solidFill>
                <w14:schemeClr w14:val="tx1"/>
              </w14:solidFill>
            </w14:textFill>
          </w:rPr>
          <w:t>）审议年度财务预算、决算</w:t>
        </w:r>
      </w:ins>
    </w:p>
    <w:p w14:paraId="40196EF9">
      <w:pPr>
        <w:adjustRightInd w:val="0"/>
        <w:snapToGrid w:val="0"/>
        <w:spacing w:line="480" w:lineRule="exact"/>
        <w:ind w:firstLine="640" w:firstLineChars="200"/>
        <w:rPr>
          <w:ins w:id="914" w:author="格格 刘" w:date="2024-07-16T16:21:00Z"/>
          <w:rFonts w:hint="eastAsia" w:ascii="方正仿宋_GBK" w:hAnsi="方正仿宋_GBK" w:eastAsia="方正仿宋_GBK" w:cs="方正仿宋_GBK"/>
          <w:color w:val="000000" w:themeColor="text1"/>
          <w:sz w:val="32"/>
          <w:szCs w:val="32"/>
          <w:rPrChange w:id="915" w:author="彭姐江苏协会五月无锡展十月南京" w:date="2024-07-18T11:35:29Z">
            <w:rPr>
              <w:ins w:id="916" w:author="格格 刘" w:date="2024-07-16T16:21:00Z"/>
              <w:rFonts w:ascii="黑体" w:hAnsi="黑体" w:eastAsia="黑体"/>
              <w:sz w:val="32"/>
              <w:szCs w:val="32"/>
            </w:rPr>
          </w:rPrChange>
          <w14:textFill>
            <w14:solidFill>
              <w14:schemeClr w14:val="tx1"/>
            </w14:solidFill>
          </w14:textFill>
        </w:rPr>
        <w:pPrChange w:id="913" w:author="彭姐江苏协会五月无锡展十月南京" w:date="2024-07-18T11:49:36Z">
          <w:pPr>
            <w:adjustRightInd w:val="0"/>
            <w:snapToGrid w:val="0"/>
            <w:spacing w:line="480" w:lineRule="exact"/>
            <w:ind w:firstLine="640" w:firstLineChars="200"/>
          </w:pPr>
        </w:pPrChange>
      </w:pPr>
      <w:ins w:id="917" w:author="格格 刘" w:date="2024-07-16T16:21:00Z">
        <w:r>
          <w:rPr>
            <w:rFonts w:hint="eastAsia" w:ascii="方正仿宋_GBK" w:hAnsi="方正仿宋_GBK" w:eastAsia="方正仿宋_GBK" w:cs="方正仿宋_GBK"/>
            <w:color w:val="000000" w:themeColor="text1"/>
            <w:sz w:val="32"/>
            <w:szCs w:val="32"/>
            <w:rPrChange w:id="918" w:author="彭姐江苏协会五月无锡展十月南京" w:date="2024-07-18T11:35:29Z">
              <w:rPr>
                <w:rFonts w:hint="eastAsia" w:ascii="黑体" w:hAnsi="黑体" w:eastAsia="黑体"/>
                <w:sz w:val="32"/>
                <w:szCs w:val="32"/>
              </w:rPr>
            </w:rPrChange>
            <w14:textFill>
              <w14:solidFill>
                <w14:schemeClr w14:val="tx1"/>
              </w14:solidFill>
            </w14:textFill>
          </w:rPr>
          <w:t>（十</w:t>
        </w:r>
      </w:ins>
      <w:ins w:id="919" w:author="格格 刘" w:date="2024-07-16T16:21:00Z">
        <w:del w:id="920" w:author="翟靓雅" w:date="2024-07-17T09:43:00Z">
          <w:r>
            <w:rPr>
              <w:rFonts w:hint="eastAsia" w:ascii="方正仿宋_GBK" w:hAnsi="方正仿宋_GBK" w:eastAsia="方正仿宋_GBK" w:cs="方正仿宋_GBK"/>
              <w:color w:val="000000" w:themeColor="text1"/>
              <w:sz w:val="32"/>
              <w:szCs w:val="32"/>
              <w:rPrChange w:id="921" w:author="彭姐江苏协会五月无锡展十月南京" w:date="2024-07-18T11:35:29Z">
                <w:rPr>
                  <w:rFonts w:ascii="黑体" w:hAnsi="黑体" w:eastAsia="黑体"/>
                  <w:sz w:val="32"/>
                  <w:szCs w:val="32"/>
                </w:rPr>
              </w:rPrChange>
              <w14:textFill>
                <w14:solidFill>
                  <w14:schemeClr w14:val="tx1"/>
                </w14:solidFill>
              </w14:textFill>
            </w:rPr>
            <w:delText>三</w:delText>
          </w:r>
        </w:del>
      </w:ins>
      <w:ins w:id="922" w:author="翟靓雅" w:date="2024-07-17T09:43:00Z">
        <w:r>
          <w:rPr>
            <w:rFonts w:hint="eastAsia" w:ascii="方正仿宋_GBK" w:hAnsi="方正仿宋_GBK" w:eastAsia="方正仿宋_GBK" w:cs="方正仿宋_GBK"/>
            <w:color w:val="000000" w:themeColor="text1"/>
            <w:sz w:val="32"/>
            <w:szCs w:val="32"/>
            <w:rPrChange w:id="923" w:author="彭姐江苏协会五月无锡展十月南京" w:date="2024-07-18T11:35:29Z">
              <w:rPr>
                <w:rFonts w:hint="eastAsia" w:ascii="黑体" w:hAnsi="黑体" w:eastAsia="黑体"/>
                <w:sz w:val="32"/>
                <w:szCs w:val="32"/>
              </w:rPr>
            </w:rPrChange>
            <w14:textFill>
              <w14:solidFill>
                <w14:schemeClr w14:val="tx1"/>
              </w14:solidFill>
            </w14:textFill>
          </w:rPr>
          <w:t>一</w:t>
        </w:r>
      </w:ins>
      <w:ins w:id="924" w:author="格格 刘" w:date="2024-07-16T16:21:00Z">
        <w:r>
          <w:rPr>
            <w:rFonts w:hint="eastAsia" w:ascii="方正仿宋_GBK" w:hAnsi="方正仿宋_GBK" w:eastAsia="方正仿宋_GBK" w:cs="方正仿宋_GBK"/>
            <w:color w:val="000000" w:themeColor="text1"/>
            <w:sz w:val="32"/>
            <w:szCs w:val="32"/>
            <w:rPrChange w:id="925" w:author="彭姐江苏协会五月无锡展十月南京" w:date="2024-07-18T11:35:29Z">
              <w:rPr>
                <w:rFonts w:hint="eastAsia" w:ascii="黑体" w:hAnsi="黑体" w:eastAsia="黑体"/>
                <w:sz w:val="32"/>
                <w:szCs w:val="32"/>
              </w:rPr>
            </w:rPrChange>
            <w14:textFill>
              <w14:solidFill>
                <w14:schemeClr w14:val="tx1"/>
              </w14:solidFill>
            </w14:textFill>
          </w:rPr>
          <w:t>）决定其他重大事项。</w:t>
        </w:r>
      </w:ins>
    </w:p>
    <w:p w14:paraId="2E6DDF72">
      <w:pPr>
        <w:adjustRightInd w:val="0"/>
        <w:snapToGrid w:val="0"/>
        <w:spacing w:line="480" w:lineRule="exact"/>
        <w:ind w:firstLine="640" w:firstLineChars="200"/>
        <w:rPr>
          <w:ins w:id="926" w:author="格格 刘" w:date="2024-07-16T16:21:00Z"/>
          <w:rFonts w:hint="eastAsia" w:ascii="方正仿宋_GBK" w:hAnsi="方正仿宋_GBK" w:eastAsia="方正仿宋_GBK" w:cs="方正仿宋_GBK"/>
          <w:color w:val="000000" w:themeColor="text1"/>
          <w:sz w:val="32"/>
          <w:szCs w:val="32"/>
          <w:rPrChange w:id="927" w:author="彭姐江苏协会五月无锡展十月南京" w:date="2024-07-18T11:35:29Z">
            <w:rPr>
              <w:ins w:id="928" w:author="格格 刘" w:date="2024-07-16T16:21:00Z"/>
              <w:rFonts w:ascii="黑体" w:hAnsi="黑体" w:eastAsia="黑体"/>
              <w:sz w:val="32"/>
              <w:szCs w:val="32"/>
            </w:rPr>
          </w:rPrChange>
          <w14:textFill>
            <w14:solidFill>
              <w14:schemeClr w14:val="tx1"/>
            </w14:solidFill>
          </w14:textFill>
        </w:rPr>
      </w:pPr>
      <w:ins w:id="929" w:author="格格 刘" w:date="2024-07-16T16:21:00Z">
        <w:r>
          <w:rPr>
            <w:rFonts w:hint="eastAsia" w:ascii="方正仿宋_GBK" w:hAnsi="方正仿宋_GBK" w:eastAsia="方正仿宋_GBK" w:cs="方正仿宋_GBK"/>
            <w:b/>
            <w:bCs/>
            <w:color w:val="000000" w:themeColor="text1"/>
            <w:sz w:val="32"/>
            <w:szCs w:val="32"/>
            <w:rPrChange w:id="930" w:author="彭姐江苏协会五月无锡展十月南京" w:date="2024-07-18T11:39:29Z">
              <w:rPr>
                <w:rFonts w:hint="eastAsia" w:ascii="黑体" w:hAnsi="黑体" w:eastAsia="黑体"/>
                <w:sz w:val="32"/>
                <w:szCs w:val="32"/>
              </w:rPr>
            </w:rPrChange>
            <w14:textFill>
              <w14:solidFill>
                <w14:schemeClr w14:val="tx1"/>
              </w14:solidFill>
            </w14:textFill>
          </w:rPr>
          <w:t>第二十六条</w:t>
        </w:r>
      </w:ins>
      <w:ins w:id="931" w:author="格格 刘" w:date="2024-07-16T16:21:00Z">
        <w:r>
          <w:rPr>
            <w:rFonts w:hint="eastAsia" w:ascii="方正仿宋_GBK" w:hAnsi="方正仿宋_GBK" w:eastAsia="方正仿宋_GBK" w:cs="方正仿宋_GBK"/>
            <w:color w:val="000000" w:themeColor="text1"/>
            <w:sz w:val="32"/>
            <w:szCs w:val="32"/>
            <w:rPrChange w:id="932"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ins w:id="933" w:author="翟靓雅" w:date="2024-07-17T09:44:00Z">
        <w:r>
          <w:rPr>
            <w:rFonts w:hint="eastAsia" w:ascii="方正仿宋_GBK" w:hAnsi="方正仿宋_GBK" w:eastAsia="方正仿宋_GBK" w:cs="方正仿宋_GBK"/>
            <w:color w:val="000000" w:themeColor="text1"/>
            <w:sz w:val="32"/>
            <w:szCs w:val="32"/>
            <w:rPrChange w:id="934" w:author="彭姐江苏协会五月无锡展十月南京" w:date="2024-07-18T11:35:29Z">
              <w:rPr>
                <w:rFonts w:ascii="Times New Roman" w:hAnsi="Times New Roman" w:eastAsia="方正仿宋_GBK"/>
                <w:sz w:val="32"/>
                <w:szCs w:val="32"/>
              </w:rPr>
            </w:rPrChange>
            <w14:textFill>
              <w14:solidFill>
                <w14:schemeClr w14:val="tx1"/>
              </w14:solidFill>
            </w14:textFill>
          </w:rPr>
          <w:t>理事会每届</w:t>
        </w:r>
      </w:ins>
      <w:ins w:id="935" w:author="翟靓雅" w:date="2024-07-17T09:44:00Z">
        <w:r>
          <w:rPr>
            <w:rFonts w:hint="eastAsia" w:ascii="方正仿宋_GBK" w:hAnsi="方正仿宋_GBK" w:eastAsia="方正仿宋_GBK" w:cs="方正仿宋_GBK"/>
            <w:color w:val="000000" w:themeColor="text1"/>
            <w:sz w:val="32"/>
            <w:szCs w:val="32"/>
            <w:u w:val="none"/>
            <w:rPrChange w:id="936" w:author="彭姐江苏协会五月无锡展十月南京" w:date="2024-07-18T11:39:56Z">
              <w:rPr>
                <w:rFonts w:hint="eastAsia" w:ascii="Times New Roman" w:hAnsi="Times New Roman"/>
                <w:sz w:val="32"/>
                <w:szCs w:val="32"/>
                <w:u w:val="single"/>
              </w:rPr>
            </w:rPrChange>
            <w14:textFill>
              <w14:solidFill>
                <w14:schemeClr w14:val="tx1"/>
              </w14:solidFill>
            </w14:textFill>
          </w:rPr>
          <w:t>5</w:t>
        </w:r>
      </w:ins>
      <w:ins w:id="937" w:author="翟靓雅" w:date="2024-07-17T09:44:00Z">
        <w:r>
          <w:rPr>
            <w:rFonts w:hint="eastAsia" w:ascii="方正仿宋_GBK" w:hAnsi="方正仿宋_GBK" w:eastAsia="方正仿宋_GBK" w:cs="方正仿宋_GBK"/>
            <w:color w:val="000000" w:themeColor="text1"/>
            <w:sz w:val="32"/>
            <w:szCs w:val="32"/>
            <w:rPrChange w:id="938" w:author="彭姐江苏协会五月无锡展十月南京" w:date="2024-07-18T11:35:29Z">
              <w:rPr>
                <w:rFonts w:ascii="Times New Roman" w:hAnsi="Times New Roman" w:eastAsia="方正仿宋_GBK"/>
                <w:sz w:val="32"/>
                <w:szCs w:val="32"/>
              </w:rPr>
            </w:rPrChange>
            <w14:textFill>
              <w14:solidFill>
                <w14:schemeClr w14:val="tx1"/>
              </w14:solidFill>
            </w14:textFill>
          </w:rPr>
          <w:t>年。因特殊情况需提前或者延期换届的，须由理事会表决通过，报登记管理机关批准。延期换届最长不超过1年。</w:t>
        </w:r>
      </w:ins>
      <w:ins w:id="939" w:author="格格 刘" w:date="2024-07-16T16:21:00Z">
        <w:del w:id="940" w:author="翟靓雅" w:date="2024-07-17T09:44:00Z">
          <w:r>
            <w:rPr>
              <w:rFonts w:hint="eastAsia" w:ascii="方正仿宋_GBK" w:hAnsi="方正仿宋_GBK" w:eastAsia="方正仿宋_GBK" w:cs="方正仿宋_GBK"/>
              <w:color w:val="000000" w:themeColor="text1"/>
              <w:sz w:val="32"/>
              <w:szCs w:val="32"/>
              <w:rPrChange w:id="941" w:author="彭姐江苏协会五月无锡展十月南京" w:date="2024-07-18T11:35:29Z">
                <w:rPr>
                  <w:rFonts w:hint="eastAsia" w:ascii="黑体" w:hAnsi="黑体" w:eastAsia="黑体"/>
                  <w:sz w:val="32"/>
                  <w:szCs w:val="32"/>
                </w:rPr>
              </w:rPrChange>
              <w14:textFill>
                <w14:solidFill>
                  <w14:schemeClr w14:val="tx1"/>
                </w14:solidFill>
              </w14:textFill>
            </w:rPr>
            <w:delText>理事会与会员（代表）大会任期一致。</w:delText>
          </w:r>
        </w:del>
      </w:ins>
    </w:p>
    <w:p w14:paraId="63884B9E">
      <w:pPr>
        <w:adjustRightInd w:val="0"/>
        <w:snapToGrid w:val="0"/>
        <w:spacing w:line="480" w:lineRule="exact"/>
        <w:ind w:firstLine="640" w:firstLineChars="200"/>
        <w:rPr>
          <w:ins w:id="942" w:author="格格 刘" w:date="2024-07-16T16:21:00Z"/>
          <w:rFonts w:hint="eastAsia" w:ascii="方正仿宋_GBK" w:hAnsi="方正仿宋_GBK" w:eastAsia="方正仿宋_GBK" w:cs="方正仿宋_GBK"/>
          <w:color w:val="000000" w:themeColor="text1"/>
          <w:sz w:val="32"/>
          <w:szCs w:val="32"/>
          <w:rPrChange w:id="943" w:author="彭姐江苏协会五月无锡展十月南京" w:date="2024-07-18T11:35:29Z">
            <w:rPr>
              <w:ins w:id="944" w:author="格格 刘" w:date="2024-07-16T16:21:00Z"/>
              <w:rFonts w:ascii="黑体" w:hAnsi="黑体" w:eastAsia="黑体"/>
              <w:sz w:val="32"/>
              <w:szCs w:val="32"/>
            </w:rPr>
          </w:rPrChange>
          <w14:textFill>
            <w14:solidFill>
              <w14:schemeClr w14:val="tx1"/>
            </w14:solidFill>
          </w14:textFill>
        </w:rPr>
      </w:pPr>
      <w:ins w:id="945" w:author="格格 刘" w:date="2024-07-16T16:21:00Z">
        <w:r>
          <w:rPr>
            <w:rFonts w:hint="eastAsia" w:ascii="方正仿宋_GBK" w:hAnsi="方正仿宋_GBK" w:eastAsia="方正仿宋_GBK" w:cs="方正仿宋_GBK"/>
            <w:b/>
            <w:bCs/>
            <w:color w:val="000000" w:themeColor="text1"/>
            <w:sz w:val="32"/>
            <w:szCs w:val="32"/>
            <w:rPrChange w:id="946" w:author="彭姐江苏协会五月无锡展十月南京" w:date="2024-07-18T11:39:33Z">
              <w:rPr>
                <w:rFonts w:hint="eastAsia" w:ascii="黑体" w:hAnsi="黑体" w:eastAsia="黑体"/>
                <w:sz w:val="32"/>
                <w:szCs w:val="32"/>
              </w:rPr>
            </w:rPrChange>
            <w14:textFill>
              <w14:solidFill>
                <w14:schemeClr w14:val="tx1"/>
              </w14:solidFill>
            </w14:textFill>
          </w:rPr>
          <w:t>第二十七条</w:t>
        </w:r>
      </w:ins>
      <w:ins w:id="947" w:author="格格 刘" w:date="2024-07-16T16:21:00Z">
        <w:r>
          <w:rPr>
            <w:rFonts w:hint="eastAsia" w:ascii="方正仿宋_GBK" w:hAnsi="方正仿宋_GBK" w:eastAsia="方正仿宋_GBK" w:cs="方正仿宋_GBK"/>
            <w:color w:val="000000" w:themeColor="text1"/>
            <w:sz w:val="32"/>
            <w:szCs w:val="32"/>
            <w:rPrChange w:id="948"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理事会会议须有2/3以上理事出席方能召开，其决议须经到会理事2/3以上表决通过方能生效。理事因特殊情况不能到会的，可书面委托1名代表参加会议并行使表决权。</w:t>
        </w:r>
      </w:ins>
    </w:p>
    <w:p w14:paraId="3B28D0CF">
      <w:pPr>
        <w:adjustRightInd w:val="0"/>
        <w:snapToGrid w:val="0"/>
        <w:spacing w:line="480" w:lineRule="exact"/>
        <w:ind w:firstLine="640" w:firstLineChars="200"/>
        <w:rPr>
          <w:ins w:id="949" w:author="格格 刘" w:date="2024-07-16T16:21:00Z"/>
          <w:rFonts w:hint="eastAsia" w:ascii="方正仿宋_GBK" w:hAnsi="方正仿宋_GBK" w:eastAsia="方正仿宋_GBK" w:cs="方正仿宋_GBK"/>
          <w:color w:val="000000" w:themeColor="text1"/>
          <w:sz w:val="32"/>
          <w:szCs w:val="32"/>
          <w:rPrChange w:id="950" w:author="彭姐江苏协会五月无锡展十月南京" w:date="2024-07-18T11:35:29Z">
            <w:rPr>
              <w:ins w:id="951" w:author="格格 刘" w:date="2024-07-16T16:21:00Z"/>
              <w:rFonts w:ascii="黑体" w:hAnsi="黑体" w:eastAsia="黑体"/>
              <w:sz w:val="32"/>
              <w:szCs w:val="32"/>
            </w:rPr>
          </w:rPrChange>
          <w14:textFill>
            <w14:solidFill>
              <w14:schemeClr w14:val="tx1"/>
            </w14:solidFill>
          </w14:textFill>
        </w:rPr>
      </w:pPr>
      <w:ins w:id="952" w:author="格格 刘" w:date="2024-07-16T16:21:00Z">
        <w:r>
          <w:rPr>
            <w:rFonts w:hint="eastAsia" w:ascii="方正仿宋_GBK" w:hAnsi="方正仿宋_GBK" w:eastAsia="方正仿宋_GBK" w:cs="方正仿宋_GBK"/>
            <w:b/>
            <w:bCs/>
            <w:color w:val="000000" w:themeColor="text1"/>
            <w:sz w:val="32"/>
            <w:szCs w:val="32"/>
            <w:rPrChange w:id="953" w:author="彭姐江苏协会五月无锡展十月南京" w:date="2024-07-18T11:39:37Z">
              <w:rPr>
                <w:rFonts w:hint="eastAsia" w:ascii="黑体" w:hAnsi="黑体" w:eastAsia="黑体"/>
                <w:sz w:val="32"/>
                <w:szCs w:val="32"/>
              </w:rPr>
            </w:rPrChange>
            <w14:textFill>
              <w14:solidFill>
                <w14:schemeClr w14:val="tx1"/>
              </w14:solidFill>
            </w14:textFill>
          </w:rPr>
          <w:t>第二十八条</w:t>
        </w:r>
      </w:ins>
      <w:ins w:id="954" w:author="格格 刘" w:date="2024-07-16T16:21:00Z">
        <w:r>
          <w:rPr>
            <w:rFonts w:hint="eastAsia" w:ascii="方正仿宋_GBK" w:hAnsi="方正仿宋_GBK" w:eastAsia="方正仿宋_GBK" w:cs="方正仿宋_GBK"/>
            <w:color w:val="000000" w:themeColor="text1"/>
            <w:sz w:val="32"/>
            <w:szCs w:val="32"/>
            <w:rPrChange w:id="955"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理事会选举</w:t>
        </w:r>
      </w:ins>
      <w:ins w:id="956" w:author="格格 刘" w:date="2024-07-16T16:21:00Z">
        <w:del w:id="957" w:author="翟靓雅" w:date="2024-07-17T09:53:00Z">
          <w:r>
            <w:rPr>
              <w:rFonts w:hint="eastAsia" w:ascii="方正仿宋_GBK" w:hAnsi="方正仿宋_GBK" w:eastAsia="方正仿宋_GBK" w:cs="方正仿宋_GBK"/>
              <w:color w:val="000000" w:themeColor="text1"/>
              <w:sz w:val="32"/>
              <w:szCs w:val="32"/>
              <w:rPrChange w:id="958" w:author="彭姐江苏协会五月无锡展十月南京" w:date="2024-07-18T11:35:29Z">
                <w:rPr>
                  <w:rFonts w:ascii="黑体" w:hAnsi="黑体" w:eastAsia="黑体"/>
                  <w:sz w:val="32"/>
                  <w:szCs w:val="32"/>
                </w:rPr>
              </w:rPrChange>
              <w14:textFill>
                <w14:solidFill>
                  <w14:schemeClr w14:val="tx1"/>
                </w14:solidFill>
              </w14:textFill>
            </w:rPr>
            <w:delText>负责人</w:delText>
          </w:r>
        </w:del>
      </w:ins>
      <w:ins w:id="959" w:author="翟靓雅" w:date="2024-07-17T09:53:00Z">
        <w:r>
          <w:rPr>
            <w:rFonts w:hint="eastAsia" w:ascii="方正仿宋_GBK" w:hAnsi="方正仿宋_GBK" w:eastAsia="方正仿宋_GBK" w:cs="方正仿宋_GBK"/>
            <w:color w:val="000000" w:themeColor="text1"/>
            <w:sz w:val="32"/>
            <w:szCs w:val="32"/>
            <w:rPrChange w:id="960" w:author="彭姐江苏协会五月无锡展十月南京" w:date="2024-07-18T11:35:29Z">
              <w:rPr>
                <w:rFonts w:hint="eastAsia" w:ascii="黑体" w:hAnsi="黑体" w:eastAsia="黑体"/>
                <w:sz w:val="32"/>
                <w:szCs w:val="32"/>
              </w:rPr>
            </w:rPrChange>
            <w14:textFill>
              <w14:solidFill>
                <w14:schemeClr w14:val="tx1"/>
              </w14:solidFill>
            </w14:textFill>
          </w:rPr>
          <w:t>秘书长</w:t>
        </w:r>
      </w:ins>
      <w:ins w:id="961" w:author="格格 刘" w:date="2024-07-16T16:21:00Z">
        <w:r>
          <w:rPr>
            <w:rFonts w:hint="eastAsia" w:ascii="方正仿宋_GBK" w:hAnsi="方正仿宋_GBK" w:eastAsia="方正仿宋_GBK" w:cs="方正仿宋_GBK"/>
            <w:color w:val="000000" w:themeColor="text1"/>
            <w:sz w:val="32"/>
            <w:szCs w:val="32"/>
            <w:rPrChange w:id="962" w:author="彭姐江苏协会五月无锡展十月南京" w:date="2024-07-18T11:35:29Z">
              <w:rPr>
                <w:rFonts w:hint="eastAsia" w:ascii="黑体" w:hAnsi="黑体" w:eastAsia="黑体"/>
                <w:sz w:val="32"/>
                <w:szCs w:val="32"/>
              </w:rPr>
            </w:rPrChange>
            <w14:textFill>
              <w14:solidFill>
                <w14:schemeClr w14:val="tx1"/>
              </w14:solidFill>
            </w14:textFill>
          </w:rPr>
          <w:t>，应当由得票数多的候选人当选，且得票数不低于总票数的2/3。</w:t>
        </w:r>
      </w:ins>
    </w:p>
    <w:p w14:paraId="605AAB39">
      <w:pPr>
        <w:adjustRightInd w:val="0"/>
        <w:snapToGrid w:val="0"/>
        <w:spacing w:line="480" w:lineRule="exact"/>
        <w:ind w:firstLine="640" w:firstLineChars="200"/>
        <w:rPr>
          <w:ins w:id="963" w:author="格格 刘" w:date="2024-07-16T16:21:00Z"/>
          <w:rFonts w:hint="eastAsia" w:ascii="方正仿宋_GBK" w:hAnsi="方正仿宋_GBK" w:eastAsia="方正仿宋_GBK" w:cs="方正仿宋_GBK"/>
          <w:color w:val="000000" w:themeColor="text1"/>
          <w:sz w:val="32"/>
          <w:szCs w:val="32"/>
          <w:rPrChange w:id="964" w:author="彭姐江苏协会五月无锡展十月南京" w:date="2024-07-18T11:35:29Z">
            <w:rPr>
              <w:ins w:id="965" w:author="格格 刘" w:date="2024-07-16T16:21:00Z"/>
              <w:rFonts w:ascii="黑体" w:hAnsi="黑体" w:eastAsia="黑体"/>
              <w:sz w:val="32"/>
              <w:szCs w:val="32"/>
            </w:rPr>
          </w:rPrChange>
          <w14:textFill>
            <w14:solidFill>
              <w14:schemeClr w14:val="tx1"/>
            </w14:solidFill>
          </w14:textFill>
        </w:rPr>
      </w:pPr>
      <w:ins w:id="966" w:author="格格 刘" w:date="2024-07-16T16:21:00Z">
        <w:r>
          <w:rPr>
            <w:rFonts w:hint="eastAsia" w:ascii="方正仿宋_GBK" w:hAnsi="方正仿宋_GBK" w:eastAsia="方正仿宋_GBK" w:cs="方正仿宋_GBK"/>
            <w:b/>
            <w:bCs/>
            <w:color w:val="000000" w:themeColor="text1"/>
            <w:sz w:val="32"/>
            <w:szCs w:val="32"/>
            <w:rPrChange w:id="967" w:author="彭姐江苏协会五月无锡展十月南京" w:date="2024-07-18T11:39:43Z">
              <w:rPr>
                <w:rFonts w:hint="eastAsia" w:ascii="黑体" w:hAnsi="黑体" w:eastAsia="黑体"/>
                <w:sz w:val="32"/>
                <w:szCs w:val="32"/>
              </w:rPr>
            </w:rPrChange>
            <w14:textFill>
              <w14:solidFill>
                <w14:schemeClr w14:val="tx1"/>
              </w14:solidFill>
            </w14:textFill>
          </w:rPr>
          <w:t>第二十九条</w:t>
        </w:r>
      </w:ins>
      <w:ins w:id="968" w:author="格格 刘" w:date="2024-07-16T16:21:00Z">
        <w:r>
          <w:rPr>
            <w:rFonts w:hint="eastAsia" w:ascii="方正仿宋_GBK" w:hAnsi="方正仿宋_GBK" w:eastAsia="方正仿宋_GBK" w:cs="方正仿宋_GBK"/>
            <w:color w:val="000000" w:themeColor="text1"/>
            <w:sz w:val="32"/>
            <w:szCs w:val="32"/>
            <w:rPrChange w:id="969"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理事会每年至少召开１次会议，情况特殊的，可采用通讯形式召开。</w:t>
        </w:r>
      </w:ins>
    </w:p>
    <w:p w14:paraId="4A25C3DF">
      <w:pPr>
        <w:adjustRightInd w:val="0"/>
        <w:snapToGrid w:val="0"/>
        <w:spacing w:line="480" w:lineRule="exact"/>
        <w:ind w:firstLine="640" w:firstLineChars="200"/>
        <w:rPr>
          <w:ins w:id="970" w:author="格格 刘" w:date="2024-07-16T16:21:00Z"/>
          <w:rFonts w:hint="eastAsia" w:ascii="方正仿宋_GBK" w:hAnsi="方正仿宋_GBK" w:eastAsia="方正仿宋_GBK" w:cs="方正仿宋_GBK"/>
          <w:color w:val="000000" w:themeColor="text1"/>
          <w:sz w:val="32"/>
          <w:szCs w:val="32"/>
          <w:rPrChange w:id="971" w:author="彭姐江苏协会五月无锡展十月南京" w:date="2024-07-18T11:35:29Z">
            <w:rPr>
              <w:ins w:id="972" w:author="格格 刘" w:date="2024-07-16T16:21:00Z"/>
              <w:rFonts w:ascii="黑体" w:hAnsi="黑体" w:eastAsia="黑体"/>
              <w:sz w:val="32"/>
              <w:szCs w:val="32"/>
            </w:rPr>
          </w:rPrChange>
          <w14:textFill>
            <w14:solidFill>
              <w14:schemeClr w14:val="tx1"/>
            </w14:solidFill>
          </w14:textFill>
        </w:rPr>
      </w:pPr>
      <w:ins w:id="973" w:author="格格 刘" w:date="2024-07-16T16:21:00Z">
        <w:r>
          <w:rPr>
            <w:rFonts w:hint="eastAsia" w:ascii="方正仿宋_GBK" w:hAnsi="方正仿宋_GBK" w:eastAsia="方正仿宋_GBK" w:cs="方正仿宋_GBK"/>
            <w:b/>
            <w:bCs/>
            <w:color w:val="000000" w:themeColor="text1"/>
            <w:sz w:val="32"/>
            <w:szCs w:val="32"/>
            <w:rPrChange w:id="974" w:author="彭姐江苏协会五月无锡展十月南京" w:date="2024-07-18T11:39:49Z">
              <w:rPr>
                <w:rFonts w:hint="eastAsia" w:ascii="黑体" w:hAnsi="黑体" w:eastAsia="黑体"/>
                <w:sz w:val="32"/>
                <w:szCs w:val="32"/>
              </w:rPr>
            </w:rPrChange>
            <w14:textFill>
              <w14:solidFill>
                <w14:schemeClr w14:val="tx1"/>
              </w14:solidFill>
            </w14:textFill>
          </w:rPr>
          <w:t>第三十条</w:t>
        </w:r>
      </w:ins>
      <w:ins w:id="975" w:author="格格 刘" w:date="2024-07-16T16:21:00Z">
        <w:r>
          <w:rPr>
            <w:rFonts w:hint="eastAsia" w:ascii="方正仿宋_GBK" w:hAnsi="方正仿宋_GBK" w:eastAsia="方正仿宋_GBK" w:cs="方正仿宋_GBK"/>
            <w:color w:val="000000" w:themeColor="text1"/>
            <w:sz w:val="32"/>
            <w:szCs w:val="32"/>
            <w:rPrChange w:id="976"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经理事长或者50％的理事提议，应当召开临时理事会会议。</w:t>
        </w:r>
      </w:ins>
    </w:p>
    <w:p w14:paraId="589AAB7A">
      <w:pPr>
        <w:adjustRightInd w:val="0"/>
        <w:snapToGrid w:val="0"/>
        <w:spacing w:line="480" w:lineRule="exact"/>
        <w:ind w:firstLine="640" w:firstLineChars="200"/>
        <w:rPr>
          <w:ins w:id="977" w:author="格格 刘" w:date="2024-07-16T16:21:00Z"/>
          <w:rFonts w:hint="eastAsia" w:ascii="方正仿宋_GBK" w:hAnsi="方正仿宋_GBK" w:eastAsia="方正仿宋_GBK" w:cs="方正仿宋_GBK"/>
          <w:color w:val="000000" w:themeColor="text1"/>
          <w:sz w:val="32"/>
          <w:szCs w:val="32"/>
          <w:rPrChange w:id="978" w:author="彭姐江苏协会五月无锡展十月南京" w:date="2024-07-18T11:35:29Z">
            <w:rPr>
              <w:ins w:id="979" w:author="格格 刘" w:date="2024-07-16T16:21:00Z"/>
              <w:rFonts w:ascii="黑体" w:hAnsi="黑体" w:eastAsia="黑体"/>
              <w:sz w:val="32"/>
              <w:szCs w:val="32"/>
            </w:rPr>
          </w:rPrChange>
          <w14:textFill>
            <w14:solidFill>
              <w14:schemeClr w14:val="tx1"/>
            </w14:solidFill>
          </w14:textFill>
        </w:rPr>
      </w:pPr>
      <w:ins w:id="980" w:author="格格 刘" w:date="2024-07-16T16:21:00Z">
        <w:r>
          <w:rPr>
            <w:rFonts w:hint="eastAsia" w:ascii="方正仿宋_GBK" w:hAnsi="方正仿宋_GBK" w:eastAsia="方正仿宋_GBK" w:cs="方正仿宋_GBK"/>
            <w:color w:val="000000" w:themeColor="text1"/>
            <w:sz w:val="32"/>
            <w:szCs w:val="32"/>
            <w:rPrChange w:id="981"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p>
    <w:p w14:paraId="673AF976">
      <w:pPr>
        <w:adjustRightInd w:val="0"/>
        <w:snapToGrid w:val="0"/>
        <w:spacing w:line="480" w:lineRule="exact"/>
        <w:jc w:val="center"/>
        <w:rPr>
          <w:ins w:id="982" w:author="格格 刘" w:date="2024-07-16T16:21:00Z"/>
          <w:rFonts w:hint="eastAsia" w:ascii="方正仿宋_GBK" w:hAnsi="方正仿宋_GBK" w:eastAsia="方正仿宋_GBK" w:cs="方正仿宋_GBK"/>
          <w:b/>
          <w:color w:val="000000" w:themeColor="text1"/>
          <w:sz w:val="32"/>
          <w:szCs w:val="32"/>
          <w:rPrChange w:id="983" w:author="彭姐江苏协会五月无锡展十月南京" w:date="2024-07-18T11:35:29Z">
            <w:rPr>
              <w:ins w:id="984" w:author="格格 刘" w:date="2024-07-16T16:21:00Z"/>
              <w:rFonts w:ascii="黑体" w:hAnsi="黑体" w:eastAsia="黑体"/>
              <w:b/>
              <w:sz w:val="32"/>
              <w:szCs w:val="32"/>
            </w:rPr>
          </w:rPrChange>
          <w14:textFill>
            <w14:solidFill>
              <w14:schemeClr w14:val="tx1"/>
            </w14:solidFill>
          </w14:textFill>
        </w:rPr>
      </w:pPr>
      <w:ins w:id="985" w:author="格格 刘" w:date="2024-07-16T16:21:00Z">
        <w:r>
          <w:rPr>
            <w:rFonts w:hint="eastAsia" w:ascii="方正仿宋_GBK" w:hAnsi="方正仿宋_GBK" w:eastAsia="方正仿宋_GBK" w:cs="方正仿宋_GBK"/>
            <w:b/>
            <w:color w:val="000000" w:themeColor="text1"/>
            <w:sz w:val="32"/>
            <w:szCs w:val="32"/>
            <w:rPrChange w:id="986" w:author="彭姐江苏协会五月无锡展十月南京" w:date="2024-07-18T11:35:29Z">
              <w:rPr>
                <w:rFonts w:hint="eastAsia" w:ascii="黑体" w:hAnsi="黑体" w:eastAsia="黑体"/>
                <w:b/>
                <w:sz w:val="32"/>
                <w:szCs w:val="32"/>
              </w:rPr>
            </w:rPrChange>
            <w14:textFill>
              <w14:solidFill>
                <w14:schemeClr w14:val="tx1"/>
              </w14:solidFill>
            </w14:textFill>
          </w:rPr>
          <w:t>第三节  负责人</w:t>
        </w:r>
      </w:ins>
    </w:p>
    <w:p w14:paraId="2E749283">
      <w:pPr>
        <w:adjustRightInd w:val="0"/>
        <w:snapToGrid w:val="0"/>
        <w:spacing w:line="480" w:lineRule="exact"/>
        <w:ind w:firstLine="640" w:firstLineChars="200"/>
        <w:rPr>
          <w:ins w:id="987" w:author="格格 刘" w:date="2024-07-16T16:21:00Z"/>
          <w:rFonts w:hint="eastAsia" w:ascii="方正仿宋_GBK" w:hAnsi="方正仿宋_GBK" w:eastAsia="方正仿宋_GBK" w:cs="方正仿宋_GBK"/>
          <w:color w:val="000000" w:themeColor="text1"/>
          <w:sz w:val="32"/>
          <w:szCs w:val="32"/>
          <w:rPrChange w:id="988" w:author="彭姐江苏协会五月无锡展十月南京" w:date="2024-07-18T11:35:29Z">
            <w:rPr>
              <w:ins w:id="989" w:author="格格 刘" w:date="2024-07-16T16:21:00Z"/>
              <w:rFonts w:ascii="黑体" w:hAnsi="黑体" w:eastAsia="黑体"/>
              <w:sz w:val="32"/>
              <w:szCs w:val="32"/>
            </w:rPr>
          </w:rPrChange>
          <w14:textFill>
            <w14:solidFill>
              <w14:schemeClr w14:val="tx1"/>
            </w14:solidFill>
          </w14:textFill>
        </w:rPr>
      </w:pPr>
      <w:ins w:id="990" w:author="格格 刘" w:date="2024-07-16T16:21:00Z">
        <w:r>
          <w:rPr>
            <w:rFonts w:hint="eastAsia" w:ascii="方正仿宋_GBK" w:hAnsi="方正仿宋_GBK" w:eastAsia="方正仿宋_GBK" w:cs="方正仿宋_GBK"/>
            <w:b/>
            <w:bCs/>
            <w:color w:val="000000" w:themeColor="text1"/>
            <w:sz w:val="32"/>
            <w:szCs w:val="32"/>
            <w:rPrChange w:id="991" w:author="彭姐江苏协会五月无锡展十月南京" w:date="2024-07-18T11:40:04Z">
              <w:rPr>
                <w:rFonts w:hint="eastAsia" w:ascii="黑体" w:hAnsi="黑体" w:eastAsia="黑体"/>
                <w:sz w:val="32"/>
                <w:szCs w:val="32"/>
              </w:rPr>
            </w:rPrChange>
            <w14:textFill>
              <w14:solidFill>
                <w14:schemeClr w14:val="tx1"/>
              </w14:solidFill>
            </w14:textFill>
          </w:rPr>
          <w:t>第三十一条</w:t>
        </w:r>
      </w:ins>
      <w:ins w:id="992" w:author="格格 刘" w:date="2024-07-16T16:21:00Z">
        <w:r>
          <w:rPr>
            <w:rFonts w:hint="eastAsia" w:ascii="方正仿宋_GBK" w:hAnsi="方正仿宋_GBK" w:eastAsia="方正仿宋_GBK" w:cs="方正仿宋_GBK"/>
            <w:color w:val="000000" w:themeColor="text1"/>
            <w:sz w:val="32"/>
            <w:szCs w:val="32"/>
            <w:rPrChange w:id="993"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本会负责人须具备下列条件：</w:t>
        </w:r>
      </w:ins>
    </w:p>
    <w:p w14:paraId="2BFFEC95">
      <w:pPr>
        <w:adjustRightInd w:val="0"/>
        <w:snapToGrid w:val="0"/>
        <w:spacing w:line="480" w:lineRule="exact"/>
        <w:ind w:firstLine="640" w:firstLineChars="200"/>
        <w:rPr>
          <w:ins w:id="994" w:author="格格 刘" w:date="2024-07-16T16:21:00Z"/>
          <w:rFonts w:hint="eastAsia" w:ascii="方正仿宋_GBK" w:hAnsi="方正仿宋_GBK" w:eastAsia="方正仿宋_GBK" w:cs="方正仿宋_GBK"/>
          <w:color w:val="000000" w:themeColor="text1"/>
          <w:sz w:val="32"/>
          <w:szCs w:val="32"/>
          <w:rPrChange w:id="995" w:author="彭姐江苏协会五月无锡展十月南京" w:date="2024-07-18T11:35:29Z">
            <w:rPr>
              <w:ins w:id="996" w:author="格格 刘" w:date="2024-07-16T16:21:00Z"/>
              <w:rFonts w:ascii="黑体" w:hAnsi="黑体" w:eastAsia="黑体"/>
              <w:sz w:val="32"/>
              <w:szCs w:val="32"/>
            </w:rPr>
          </w:rPrChange>
          <w14:textFill>
            <w14:solidFill>
              <w14:schemeClr w14:val="tx1"/>
            </w14:solidFill>
          </w14:textFill>
        </w:rPr>
      </w:pPr>
      <w:ins w:id="997" w:author="格格 刘" w:date="2024-07-16T16:21:00Z">
        <w:r>
          <w:rPr>
            <w:rFonts w:hint="eastAsia" w:ascii="方正仿宋_GBK" w:hAnsi="方正仿宋_GBK" w:eastAsia="方正仿宋_GBK" w:cs="方正仿宋_GBK"/>
            <w:color w:val="000000" w:themeColor="text1"/>
            <w:sz w:val="32"/>
            <w:szCs w:val="32"/>
            <w:rPrChange w:id="998" w:author="彭姐江苏协会五月无锡展十月南京" w:date="2024-07-18T11:35:29Z">
              <w:rPr>
                <w:rFonts w:hint="eastAsia" w:ascii="黑体" w:hAnsi="黑体" w:eastAsia="黑体"/>
                <w:sz w:val="32"/>
                <w:szCs w:val="32"/>
              </w:rPr>
            </w:rPrChange>
            <w14:textFill>
              <w14:solidFill>
                <w14:schemeClr w14:val="tx1"/>
              </w14:solidFill>
            </w14:textFill>
          </w:rPr>
          <w:t>（一）坚持党的路线、方针、政策，具备良好的政治素质；</w:t>
        </w:r>
      </w:ins>
    </w:p>
    <w:p w14:paraId="557E8397">
      <w:pPr>
        <w:adjustRightInd w:val="0"/>
        <w:snapToGrid w:val="0"/>
        <w:spacing w:line="480" w:lineRule="exact"/>
        <w:ind w:firstLine="640" w:firstLineChars="200"/>
        <w:rPr>
          <w:ins w:id="999" w:author="格格 刘" w:date="2024-07-16T16:21:00Z"/>
          <w:rFonts w:hint="eastAsia" w:ascii="方正仿宋_GBK" w:hAnsi="方正仿宋_GBK" w:eastAsia="方正仿宋_GBK" w:cs="方正仿宋_GBK"/>
          <w:color w:val="000000" w:themeColor="text1"/>
          <w:sz w:val="32"/>
          <w:szCs w:val="32"/>
          <w:rPrChange w:id="1000" w:author="彭姐江苏协会五月无锡展十月南京" w:date="2024-07-18T11:35:29Z">
            <w:rPr>
              <w:ins w:id="1001" w:author="格格 刘" w:date="2024-07-16T16:21:00Z"/>
              <w:rFonts w:ascii="黑体" w:hAnsi="黑体" w:eastAsia="黑体"/>
              <w:sz w:val="32"/>
              <w:szCs w:val="32"/>
            </w:rPr>
          </w:rPrChange>
          <w14:textFill>
            <w14:solidFill>
              <w14:schemeClr w14:val="tx1"/>
            </w14:solidFill>
          </w14:textFill>
        </w:rPr>
      </w:pPr>
      <w:ins w:id="1002" w:author="格格 刘" w:date="2024-07-16T16:21:00Z">
        <w:r>
          <w:rPr>
            <w:rFonts w:hint="eastAsia" w:ascii="方正仿宋_GBK" w:hAnsi="方正仿宋_GBK" w:eastAsia="方正仿宋_GBK" w:cs="方正仿宋_GBK"/>
            <w:color w:val="000000" w:themeColor="text1"/>
            <w:sz w:val="32"/>
            <w:szCs w:val="32"/>
            <w:rPrChange w:id="1003" w:author="彭姐江苏协会五月无锡展十月南京" w:date="2024-07-18T11:35:29Z">
              <w:rPr>
                <w:rFonts w:hint="eastAsia" w:ascii="黑体" w:hAnsi="黑体" w:eastAsia="黑体"/>
                <w:sz w:val="32"/>
                <w:szCs w:val="32"/>
              </w:rPr>
            </w:rPrChange>
            <w14:textFill>
              <w14:solidFill>
                <w14:schemeClr w14:val="tx1"/>
              </w14:solidFill>
            </w14:textFill>
          </w:rPr>
          <w:t>（二）在</w:t>
        </w:r>
      </w:ins>
      <w:ins w:id="1004" w:author="彭姐江苏协会五月无锡展十月南京" w:date="2024-07-22T13:51:13Z">
        <w:r>
          <w:rPr>
            <w:rFonts w:hint="eastAsia" w:ascii="方正仿宋_GBK" w:hAnsi="方正仿宋_GBK" w:eastAsia="方正仿宋_GBK" w:cs="方正仿宋_GBK"/>
            <w:color w:val="000000" w:themeColor="text1"/>
            <w:sz w:val="32"/>
            <w:szCs w:val="32"/>
            <w:lang w:eastAsia="zh-CN"/>
            <w14:textFill>
              <w14:solidFill>
                <w14:schemeClr w14:val="tx1"/>
              </w14:solidFill>
            </w14:textFill>
          </w:rPr>
          <w:t>本</w:t>
        </w:r>
      </w:ins>
      <w:ins w:id="1005" w:author="格格 刘" w:date="2024-07-16T16:21:00Z">
        <w:r>
          <w:rPr>
            <w:rFonts w:hint="eastAsia" w:ascii="方正仿宋_GBK" w:hAnsi="方正仿宋_GBK" w:eastAsia="方正仿宋_GBK" w:cs="方正仿宋_GBK"/>
            <w:color w:val="000000" w:themeColor="text1"/>
            <w:sz w:val="32"/>
            <w:szCs w:val="32"/>
            <w:rPrChange w:id="1006" w:author="彭姐江苏协会五月无锡展十月南京" w:date="2024-07-18T11:35:29Z">
              <w:rPr>
                <w:rFonts w:hint="eastAsia" w:ascii="黑体" w:hAnsi="黑体" w:eastAsia="黑体"/>
                <w:sz w:val="32"/>
                <w:szCs w:val="32"/>
              </w:rPr>
            </w:rPrChange>
            <w14:textFill>
              <w14:solidFill>
                <w14:schemeClr w14:val="tx1"/>
              </w14:solidFill>
            </w14:textFill>
          </w:rPr>
          <w:t>会业务领域和活动地域内有较大的影响；</w:t>
        </w:r>
      </w:ins>
    </w:p>
    <w:p w14:paraId="3F97FDF6">
      <w:pPr>
        <w:adjustRightInd w:val="0"/>
        <w:snapToGrid w:val="0"/>
        <w:spacing w:line="480" w:lineRule="exact"/>
        <w:ind w:firstLine="640" w:firstLineChars="200"/>
        <w:rPr>
          <w:ins w:id="1007" w:author="格格 刘" w:date="2024-07-16T16:21:00Z"/>
          <w:rFonts w:hint="eastAsia" w:ascii="方正仿宋_GBK" w:hAnsi="方正仿宋_GBK" w:eastAsia="方正仿宋_GBK" w:cs="方正仿宋_GBK"/>
          <w:color w:val="000000" w:themeColor="text1"/>
          <w:sz w:val="32"/>
          <w:szCs w:val="32"/>
          <w:rPrChange w:id="1008" w:author="彭姐江苏协会五月无锡展十月南京" w:date="2024-07-18T11:35:29Z">
            <w:rPr>
              <w:ins w:id="1009" w:author="格格 刘" w:date="2024-07-16T16:21:00Z"/>
              <w:rFonts w:ascii="黑体" w:hAnsi="黑体" w:eastAsia="黑体"/>
              <w:sz w:val="32"/>
              <w:szCs w:val="32"/>
            </w:rPr>
          </w:rPrChange>
          <w14:textFill>
            <w14:solidFill>
              <w14:schemeClr w14:val="tx1"/>
            </w14:solidFill>
          </w14:textFill>
        </w:rPr>
      </w:pPr>
      <w:ins w:id="1010" w:author="格格 刘" w:date="2024-07-16T16:21:00Z">
        <w:r>
          <w:rPr>
            <w:rFonts w:hint="eastAsia" w:ascii="方正仿宋_GBK" w:hAnsi="方正仿宋_GBK" w:eastAsia="方正仿宋_GBK" w:cs="方正仿宋_GBK"/>
            <w:color w:val="000000" w:themeColor="text1"/>
            <w:sz w:val="32"/>
            <w:szCs w:val="32"/>
            <w:rPrChange w:id="1011" w:author="彭姐江苏协会五月无锡展十月南京" w:date="2024-07-18T11:35:29Z">
              <w:rPr>
                <w:rFonts w:hint="eastAsia" w:ascii="黑体" w:hAnsi="黑体" w:eastAsia="黑体"/>
                <w:sz w:val="32"/>
                <w:szCs w:val="32"/>
              </w:rPr>
            </w:rPrChange>
            <w14:textFill>
              <w14:solidFill>
                <w14:schemeClr w14:val="tx1"/>
              </w14:solidFill>
            </w14:textFill>
          </w:rPr>
          <w:t>（三）身体状况能正常履职，年龄不超过70周岁，秘书长为专职；</w:t>
        </w:r>
      </w:ins>
    </w:p>
    <w:p w14:paraId="35E4F24B">
      <w:pPr>
        <w:adjustRightInd w:val="0"/>
        <w:snapToGrid w:val="0"/>
        <w:spacing w:line="480" w:lineRule="exact"/>
        <w:ind w:firstLine="640" w:firstLineChars="200"/>
        <w:rPr>
          <w:ins w:id="1012" w:author="格格 刘" w:date="2024-07-16T16:21:00Z"/>
          <w:rFonts w:hint="eastAsia" w:ascii="方正仿宋_GBK" w:hAnsi="方正仿宋_GBK" w:eastAsia="方正仿宋_GBK" w:cs="方正仿宋_GBK"/>
          <w:color w:val="000000" w:themeColor="text1"/>
          <w:sz w:val="32"/>
          <w:szCs w:val="32"/>
          <w:rPrChange w:id="1013" w:author="彭姐江苏协会五月无锡展十月南京" w:date="2024-07-18T11:35:29Z">
            <w:rPr>
              <w:ins w:id="1014" w:author="格格 刘" w:date="2024-07-16T16:21:00Z"/>
              <w:rFonts w:ascii="黑体" w:hAnsi="黑体" w:eastAsia="黑体"/>
              <w:sz w:val="32"/>
              <w:szCs w:val="32"/>
            </w:rPr>
          </w:rPrChange>
          <w14:textFill>
            <w14:solidFill>
              <w14:schemeClr w14:val="tx1"/>
            </w14:solidFill>
          </w14:textFill>
        </w:rPr>
      </w:pPr>
      <w:ins w:id="1015" w:author="格格 刘" w:date="2024-07-16T16:21:00Z">
        <w:r>
          <w:rPr>
            <w:rFonts w:hint="eastAsia" w:ascii="方正仿宋_GBK" w:hAnsi="方正仿宋_GBK" w:eastAsia="方正仿宋_GBK" w:cs="方正仿宋_GBK"/>
            <w:color w:val="000000" w:themeColor="text1"/>
            <w:sz w:val="32"/>
            <w:szCs w:val="32"/>
            <w:rPrChange w:id="1016"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（四）具有完全民事行为能力； </w:t>
        </w:r>
      </w:ins>
    </w:p>
    <w:p w14:paraId="20E18CF6">
      <w:pPr>
        <w:adjustRightInd w:val="0"/>
        <w:snapToGrid w:val="0"/>
        <w:spacing w:line="480" w:lineRule="exact"/>
        <w:ind w:firstLine="640" w:firstLineChars="200"/>
        <w:rPr>
          <w:ins w:id="1017" w:author="格格 刘" w:date="2024-07-16T16:21:00Z"/>
          <w:rFonts w:hint="eastAsia" w:ascii="方正仿宋_GBK" w:hAnsi="方正仿宋_GBK" w:eastAsia="方正仿宋_GBK" w:cs="方正仿宋_GBK"/>
          <w:color w:val="000000" w:themeColor="text1"/>
          <w:sz w:val="32"/>
          <w:szCs w:val="32"/>
          <w:rPrChange w:id="1018" w:author="彭姐江苏协会五月无锡展十月南京" w:date="2024-07-18T11:35:29Z">
            <w:rPr>
              <w:ins w:id="1019" w:author="格格 刘" w:date="2024-07-16T16:21:00Z"/>
              <w:rFonts w:ascii="黑体" w:hAnsi="黑体" w:eastAsia="黑体"/>
              <w:sz w:val="32"/>
              <w:szCs w:val="32"/>
            </w:rPr>
          </w:rPrChange>
          <w14:textFill>
            <w14:solidFill>
              <w14:schemeClr w14:val="tx1"/>
            </w14:solidFill>
          </w14:textFill>
        </w:rPr>
      </w:pPr>
      <w:ins w:id="1020" w:author="格格 刘" w:date="2024-07-16T16:21:00Z">
        <w:r>
          <w:rPr>
            <w:rFonts w:hint="eastAsia" w:ascii="方正仿宋_GBK" w:hAnsi="方正仿宋_GBK" w:eastAsia="方正仿宋_GBK" w:cs="方正仿宋_GBK"/>
            <w:color w:val="000000" w:themeColor="text1"/>
            <w:sz w:val="32"/>
            <w:szCs w:val="32"/>
            <w:rPrChange w:id="1021" w:author="彭姐江苏协会五月无锡展十月南京" w:date="2024-07-18T11:35:29Z">
              <w:rPr>
                <w:rFonts w:hint="eastAsia" w:ascii="黑体" w:hAnsi="黑体" w:eastAsia="黑体"/>
                <w:sz w:val="32"/>
                <w:szCs w:val="32"/>
              </w:rPr>
            </w:rPrChange>
            <w14:textFill>
              <w14:solidFill>
                <w14:schemeClr w14:val="tx1"/>
              </w14:solidFill>
            </w14:textFill>
          </w:rPr>
          <w:t>（五）遵纪守法，个人社会信用记录良好，能够忠实、勤勉、尽责，维护本会和会员的合法权益；</w:t>
        </w:r>
      </w:ins>
    </w:p>
    <w:p w14:paraId="33CCD8FC">
      <w:pPr>
        <w:adjustRightInd w:val="0"/>
        <w:snapToGrid w:val="0"/>
        <w:spacing w:line="480" w:lineRule="exact"/>
        <w:ind w:firstLine="640" w:firstLineChars="200"/>
        <w:rPr>
          <w:ins w:id="1022" w:author="格格 刘" w:date="2024-07-16T16:21:00Z"/>
          <w:rFonts w:hint="eastAsia" w:ascii="方正仿宋_GBK" w:hAnsi="方正仿宋_GBK" w:eastAsia="方正仿宋_GBK" w:cs="方正仿宋_GBK"/>
          <w:color w:val="000000" w:themeColor="text1"/>
          <w:sz w:val="32"/>
          <w:szCs w:val="32"/>
          <w:rPrChange w:id="1023" w:author="彭姐江苏协会五月无锡展十月南京" w:date="2024-07-18T11:35:29Z">
            <w:rPr>
              <w:ins w:id="1024" w:author="格格 刘" w:date="2024-07-16T16:21:00Z"/>
              <w:rFonts w:ascii="黑体" w:hAnsi="黑体" w:eastAsia="黑体"/>
              <w:sz w:val="32"/>
              <w:szCs w:val="32"/>
            </w:rPr>
          </w:rPrChange>
          <w14:textFill>
            <w14:solidFill>
              <w14:schemeClr w14:val="tx1"/>
            </w14:solidFill>
          </w14:textFill>
        </w:rPr>
      </w:pPr>
      <w:ins w:id="1025" w:author="格格 刘" w:date="2024-07-16T16:21:00Z">
        <w:r>
          <w:rPr>
            <w:rFonts w:hint="eastAsia" w:ascii="方正仿宋_GBK" w:hAnsi="方正仿宋_GBK" w:eastAsia="方正仿宋_GBK" w:cs="方正仿宋_GBK"/>
            <w:color w:val="000000" w:themeColor="text1"/>
            <w:sz w:val="32"/>
            <w:szCs w:val="32"/>
            <w:rPrChange w:id="1026"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（六）无法律法规规章和政策规定不得担任的其他情形。 </w:t>
        </w:r>
      </w:ins>
    </w:p>
    <w:p w14:paraId="19B65608">
      <w:pPr>
        <w:adjustRightInd w:val="0"/>
        <w:snapToGrid w:val="0"/>
        <w:spacing w:line="480" w:lineRule="exact"/>
        <w:ind w:firstLine="640" w:firstLineChars="200"/>
        <w:rPr>
          <w:ins w:id="1027" w:author="格格 刘" w:date="2024-07-16T16:21:00Z"/>
          <w:rFonts w:hint="eastAsia" w:ascii="方正仿宋_GBK" w:hAnsi="方正仿宋_GBK" w:eastAsia="方正仿宋_GBK" w:cs="方正仿宋_GBK"/>
          <w:color w:val="000000" w:themeColor="text1"/>
          <w:sz w:val="32"/>
          <w:szCs w:val="32"/>
          <w:rPrChange w:id="1028" w:author="彭姐江苏协会五月无锡展十月南京" w:date="2024-07-18T11:35:29Z">
            <w:rPr>
              <w:ins w:id="1029" w:author="格格 刘" w:date="2024-07-16T16:21:00Z"/>
              <w:rFonts w:ascii="黑体" w:hAnsi="黑体" w:eastAsia="黑体"/>
              <w:sz w:val="32"/>
              <w:szCs w:val="32"/>
            </w:rPr>
          </w:rPrChange>
          <w14:textFill>
            <w14:solidFill>
              <w14:schemeClr w14:val="tx1"/>
            </w14:solidFill>
          </w14:textFill>
        </w:rPr>
      </w:pPr>
      <w:ins w:id="1030" w:author="格格 刘" w:date="2024-07-16T16:21:00Z">
        <w:r>
          <w:rPr>
            <w:rFonts w:hint="eastAsia" w:ascii="方正仿宋_GBK" w:hAnsi="方正仿宋_GBK" w:eastAsia="方正仿宋_GBK" w:cs="方正仿宋_GBK"/>
            <w:b/>
            <w:bCs/>
            <w:color w:val="000000" w:themeColor="text1"/>
            <w:sz w:val="32"/>
            <w:szCs w:val="32"/>
            <w:rPrChange w:id="1031" w:author="彭姐江苏协会五月无锡展十月南京" w:date="2024-07-18T11:40:12Z">
              <w:rPr>
                <w:rFonts w:hint="eastAsia" w:ascii="黑体" w:hAnsi="黑体" w:eastAsia="黑体"/>
                <w:sz w:val="32"/>
                <w:szCs w:val="32"/>
              </w:rPr>
            </w:rPrChange>
            <w14:textFill>
              <w14:solidFill>
                <w14:schemeClr w14:val="tx1"/>
              </w14:solidFill>
            </w14:textFill>
          </w:rPr>
          <w:t>第三十二条</w:t>
        </w:r>
      </w:ins>
      <w:ins w:id="1032" w:author="格格 刘" w:date="2024-07-16T16:21:00Z">
        <w:r>
          <w:rPr>
            <w:rFonts w:hint="eastAsia" w:ascii="方正仿宋_GBK" w:hAnsi="方正仿宋_GBK" w:eastAsia="方正仿宋_GBK" w:cs="方正仿宋_GBK"/>
            <w:color w:val="000000" w:themeColor="text1"/>
            <w:sz w:val="32"/>
            <w:szCs w:val="32"/>
            <w:rPrChange w:id="1033"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本会负责人不得超过理事人数的1/3且最多不得超 过40人。</w:t>
        </w:r>
      </w:ins>
    </w:p>
    <w:p w14:paraId="0A2668BC">
      <w:pPr>
        <w:adjustRightInd w:val="0"/>
        <w:snapToGrid w:val="0"/>
        <w:spacing w:line="480" w:lineRule="exact"/>
        <w:ind w:firstLine="640" w:firstLineChars="200"/>
        <w:rPr>
          <w:ins w:id="1034" w:author="格格 刘" w:date="2024-07-16T16:21:00Z"/>
          <w:rFonts w:hint="eastAsia" w:ascii="方正仿宋_GBK" w:hAnsi="方正仿宋_GBK" w:eastAsia="方正仿宋_GBK" w:cs="方正仿宋_GBK"/>
          <w:color w:val="000000" w:themeColor="text1"/>
          <w:sz w:val="32"/>
          <w:szCs w:val="32"/>
          <w:rPrChange w:id="1035" w:author="彭姐江苏协会五月无锡展十月南京" w:date="2024-07-18T11:35:29Z">
            <w:rPr>
              <w:ins w:id="1036" w:author="格格 刘" w:date="2024-07-16T16:21:00Z"/>
              <w:rFonts w:ascii="黑体" w:hAnsi="黑体" w:eastAsia="黑体"/>
              <w:sz w:val="32"/>
              <w:szCs w:val="32"/>
            </w:rPr>
          </w:rPrChange>
          <w14:textFill>
            <w14:solidFill>
              <w14:schemeClr w14:val="tx1"/>
            </w14:solidFill>
          </w14:textFill>
        </w:rPr>
      </w:pPr>
      <w:ins w:id="1037" w:author="格格 刘" w:date="2024-07-16T16:21:00Z">
        <w:r>
          <w:rPr>
            <w:rFonts w:hint="eastAsia" w:ascii="方正仿宋_GBK" w:hAnsi="方正仿宋_GBK" w:eastAsia="方正仿宋_GBK" w:cs="方正仿宋_GBK"/>
            <w:b/>
            <w:bCs/>
            <w:color w:val="000000" w:themeColor="text1"/>
            <w:sz w:val="32"/>
            <w:szCs w:val="32"/>
            <w:rPrChange w:id="1038" w:author="彭姐江苏协会五月无锡展十月南京" w:date="2024-07-18T11:40:15Z">
              <w:rPr>
                <w:rFonts w:hint="eastAsia" w:ascii="黑体" w:hAnsi="黑体" w:eastAsia="黑体"/>
                <w:sz w:val="32"/>
                <w:szCs w:val="32"/>
              </w:rPr>
            </w:rPrChange>
            <w14:textFill>
              <w14:solidFill>
                <w14:schemeClr w14:val="tx1"/>
              </w14:solidFill>
            </w14:textFill>
          </w:rPr>
          <w:t>第三十三条</w:t>
        </w:r>
      </w:ins>
      <w:ins w:id="1039" w:author="格格 刘" w:date="2024-07-16T16:21:00Z">
        <w:r>
          <w:rPr>
            <w:rFonts w:hint="eastAsia" w:ascii="方正仿宋_GBK" w:hAnsi="方正仿宋_GBK" w:eastAsia="方正仿宋_GBK" w:cs="方正仿宋_GBK"/>
            <w:color w:val="000000" w:themeColor="text1"/>
            <w:sz w:val="32"/>
            <w:szCs w:val="32"/>
            <w:rPrChange w:id="1040"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本会负责人任期与理事会相同，无特殊情况连任不超过两届；理事长和秘书长不得由同一人兼任。</w:t>
        </w:r>
      </w:ins>
    </w:p>
    <w:p w14:paraId="32BF4A79">
      <w:pPr>
        <w:adjustRightInd/>
        <w:snapToGrid/>
        <w:spacing w:line="480" w:lineRule="exact"/>
        <w:ind w:firstLine="640" w:firstLineChars="200"/>
        <w:jc w:val="both"/>
        <w:rPr>
          <w:ins w:id="1042" w:author="格格 刘" w:date="2024-07-16T16:21:00Z"/>
          <w:rFonts w:hint="eastAsia" w:ascii="方正仿宋_GBK" w:hAnsi="方正仿宋_GBK" w:eastAsia="方正仿宋_GBK" w:cs="方正仿宋_GBK"/>
          <w:color w:val="000000" w:themeColor="text1"/>
          <w:sz w:val="32"/>
          <w:szCs w:val="32"/>
          <w:rPrChange w:id="1043" w:author="彭姐江苏协会五月无锡展十月南京" w:date="2024-07-18T11:35:29Z">
            <w:rPr>
              <w:ins w:id="1044" w:author="格格 刘" w:date="2024-07-16T16:21:00Z"/>
              <w:rFonts w:ascii="黑体" w:hAnsi="黑体" w:eastAsia="黑体"/>
              <w:sz w:val="32"/>
              <w:szCs w:val="32"/>
            </w:rPr>
          </w:rPrChange>
          <w14:textFill>
            <w14:solidFill>
              <w14:schemeClr w14:val="tx1"/>
            </w14:solidFill>
          </w14:textFill>
        </w:rPr>
        <w:pPrChange w:id="1041" w:author="彭姐江苏协会五月无锡展十月南京" w:date="2024-07-18T11:40:58Z">
          <w:pPr>
            <w:adjustRightInd w:val="0"/>
            <w:snapToGrid w:val="0"/>
            <w:spacing w:line="480" w:lineRule="exact"/>
            <w:ind w:firstLine="640" w:firstLineChars="200"/>
            <w:jc w:val="left"/>
          </w:pPr>
        </w:pPrChange>
      </w:pPr>
      <w:ins w:id="1045" w:author="格格 刘" w:date="2024-07-16T16:21:00Z">
        <w:r>
          <w:rPr>
            <w:rFonts w:hint="eastAsia" w:ascii="方正仿宋_GBK" w:hAnsi="方正仿宋_GBK" w:eastAsia="方正仿宋_GBK" w:cs="方正仿宋_GBK"/>
            <w:b/>
            <w:bCs/>
            <w:color w:val="000000" w:themeColor="text1"/>
            <w:sz w:val="32"/>
            <w:szCs w:val="32"/>
            <w:rPrChange w:id="1046" w:author="彭姐江苏协会五月无锡展十月南京" w:date="2024-07-18T11:40:19Z">
              <w:rPr>
                <w:rFonts w:hint="eastAsia" w:ascii="黑体" w:hAnsi="黑体" w:eastAsia="黑体"/>
                <w:sz w:val="32"/>
                <w:szCs w:val="32"/>
              </w:rPr>
            </w:rPrChange>
            <w14:textFill>
              <w14:solidFill>
                <w14:schemeClr w14:val="tx1"/>
              </w14:solidFill>
            </w14:textFill>
          </w:rPr>
          <w:t>第三十四条</w:t>
        </w:r>
      </w:ins>
      <w:ins w:id="1047" w:author="格格 刘" w:date="2024-07-16T16:21:00Z">
        <w:r>
          <w:rPr>
            <w:rFonts w:hint="eastAsia" w:ascii="方正仿宋_GBK" w:hAnsi="方正仿宋_GBK" w:eastAsia="方正仿宋_GBK" w:cs="方正仿宋_GBK"/>
            <w:color w:val="000000" w:themeColor="text1"/>
            <w:sz w:val="32"/>
            <w:szCs w:val="32"/>
            <w:rPrChange w:id="1048"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理事长为本会法定代表人。因特殊情况，经理事会研究决定，报</w:t>
        </w:r>
      </w:ins>
      <w:ins w:id="1049" w:author="翟靓雅" w:date="2024-07-17T09:56:00Z">
        <w:r>
          <w:rPr>
            <w:rFonts w:hint="eastAsia" w:ascii="方正仿宋_GBK" w:hAnsi="方正仿宋_GBK" w:eastAsia="方正仿宋_GBK" w:cs="方正仿宋_GBK"/>
            <w:color w:val="000000" w:themeColor="text1"/>
            <w:sz w:val="32"/>
            <w:szCs w:val="32"/>
            <w:rPrChange w:id="1050" w:author="彭姐江苏协会五月无锡展十月南京" w:date="2024-07-18T11:35:29Z">
              <w:rPr>
                <w:rFonts w:ascii="Times New Roman" w:hAnsi="Times New Roman" w:eastAsia="方正楷体_GBK"/>
                <w:sz w:val="32"/>
                <w:szCs w:val="32"/>
              </w:rPr>
            </w:rPrChange>
            <w14:textFill>
              <w14:solidFill>
                <w14:schemeClr w14:val="tx1"/>
              </w14:solidFill>
            </w14:textFill>
          </w:rPr>
          <w:t>党建工作机构授权的</w:t>
        </w:r>
      </w:ins>
      <w:ins w:id="1051" w:author="格格 刘" w:date="2024-07-16T16:21:00Z">
        <w:r>
          <w:rPr>
            <w:rFonts w:hint="eastAsia" w:ascii="方正仿宋_GBK" w:hAnsi="方正仿宋_GBK" w:eastAsia="方正仿宋_GBK" w:cs="方正仿宋_GBK"/>
            <w:color w:val="000000" w:themeColor="text1"/>
            <w:sz w:val="32"/>
            <w:szCs w:val="32"/>
            <w:rPrChange w:id="1052" w:author="彭姐江苏协会五月无锡展十月南京" w:date="2024-07-18T11:35:29Z">
              <w:rPr>
                <w:rFonts w:hint="eastAsia" w:ascii="黑体" w:hAnsi="黑体" w:eastAsia="黑体"/>
                <w:sz w:val="32"/>
                <w:szCs w:val="32"/>
              </w:rPr>
            </w:rPrChange>
            <w14:textFill>
              <w14:solidFill>
                <w14:schemeClr w14:val="tx1"/>
              </w14:solidFill>
            </w14:textFill>
          </w:rPr>
          <w:t>属地党组织</w:t>
        </w:r>
      </w:ins>
      <w:ins w:id="1053" w:author="格格 刘" w:date="2024-07-16T16:21:00Z">
        <w:del w:id="1054" w:author="翟靓雅" w:date="2024-07-17T09:57:00Z">
          <w:r>
            <w:rPr>
              <w:rFonts w:hint="eastAsia" w:ascii="方正仿宋_GBK" w:hAnsi="方正仿宋_GBK" w:eastAsia="方正仿宋_GBK" w:cs="方正仿宋_GBK"/>
              <w:color w:val="000000" w:themeColor="text1"/>
              <w:sz w:val="32"/>
              <w:szCs w:val="32"/>
              <w:rPrChange w:id="1055" w:author="彭姐江苏协会五月无锡展十月南京" w:date="2024-07-18T11:35:29Z">
                <w:rPr>
                  <w:rFonts w:hint="eastAsia" w:ascii="黑体" w:hAnsi="黑体" w:eastAsia="黑体"/>
                  <w:sz w:val="32"/>
                  <w:szCs w:val="32"/>
                </w:rPr>
              </w:rPrChange>
              <w14:textFill>
                <w14:solidFill>
                  <w14:schemeClr w14:val="tx1"/>
                </w14:solidFill>
              </w14:textFill>
            </w:rPr>
            <w:delText>，</w:delText>
          </w:r>
        </w:del>
      </w:ins>
      <w:ins w:id="1056" w:author="格格 刘" w:date="2024-07-16T16:21:00Z">
        <w:r>
          <w:rPr>
            <w:rFonts w:hint="eastAsia" w:ascii="方正仿宋_GBK" w:hAnsi="方正仿宋_GBK" w:eastAsia="方正仿宋_GBK" w:cs="方正仿宋_GBK"/>
            <w:color w:val="000000" w:themeColor="text1"/>
            <w:sz w:val="32"/>
            <w:szCs w:val="32"/>
            <w:rPrChange w:id="1057" w:author="彭姐江苏协会五月无锡展十月南京" w:date="2024-07-18T11:35:29Z">
              <w:rPr>
                <w:rFonts w:hint="eastAsia" w:ascii="黑体" w:hAnsi="黑体" w:eastAsia="黑体"/>
                <w:sz w:val="32"/>
                <w:szCs w:val="32"/>
              </w:rPr>
            </w:rPrChange>
            <w14:textFill>
              <w14:solidFill>
                <w14:schemeClr w14:val="tx1"/>
              </w14:solidFill>
            </w14:textFill>
          </w:rPr>
          <w:t>审查同意并经登记管理机关批准后，可以由副理事长或秘书长担任法定代表人。聘任秘书长不得任本会法</w:t>
        </w:r>
      </w:ins>
      <w:ins w:id="1058" w:author="格格 刘" w:date="2024-07-16T16:26:00Z">
        <w:r>
          <w:rPr>
            <w:rFonts w:hint="eastAsia" w:ascii="方正仿宋_GBK" w:hAnsi="方正仿宋_GBK" w:eastAsia="方正仿宋_GBK" w:cs="方正仿宋_GBK"/>
            <w:color w:val="000000" w:themeColor="text1"/>
            <w:sz w:val="32"/>
            <w:szCs w:val="32"/>
            <w:rPrChange w:id="1059" w:author="彭姐江苏协会五月无锡展十月南京" w:date="2024-07-18T11:35:29Z">
              <w:rPr>
                <w:rFonts w:hint="eastAsia" w:ascii="黑体" w:hAnsi="黑体" w:eastAsia="黑体"/>
                <w:sz w:val="32"/>
                <w:szCs w:val="32"/>
              </w:rPr>
            </w:rPrChange>
            <w14:textFill>
              <w14:solidFill>
                <w14:schemeClr w14:val="tx1"/>
              </w14:solidFill>
            </w14:textFill>
          </w:rPr>
          <w:t>定</w:t>
        </w:r>
      </w:ins>
      <w:ins w:id="1060" w:author="格格 刘" w:date="2024-07-16T16:21:00Z">
        <w:r>
          <w:rPr>
            <w:rFonts w:hint="eastAsia" w:ascii="方正仿宋_GBK" w:hAnsi="方正仿宋_GBK" w:eastAsia="方正仿宋_GBK" w:cs="方正仿宋_GBK"/>
            <w:color w:val="000000" w:themeColor="text1"/>
            <w:sz w:val="32"/>
            <w:szCs w:val="32"/>
            <w:rPrChange w:id="1061" w:author="彭姐江苏协会五月无锡展十月南京" w:date="2024-07-18T11:35:29Z">
              <w:rPr>
                <w:rFonts w:hint="eastAsia" w:ascii="黑体" w:hAnsi="黑体" w:eastAsia="黑体"/>
                <w:sz w:val="32"/>
                <w:szCs w:val="32"/>
              </w:rPr>
            </w:rPrChange>
            <w14:textFill>
              <w14:solidFill>
                <w14:schemeClr w14:val="tx1"/>
              </w14:solidFill>
            </w14:textFill>
          </w:rPr>
          <w:t>表人。</w:t>
        </w:r>
      </w:ins>
    </w:p>
    <w:p w14:paraId="307BB830">
      <w:pPr>
        <w:adjustRightInd w:val="0"/>
        <w:snapToGrid w:val="0"/>
        <w:spacing w:line="480" w:lineRule="exact"/>
        <w:ind w:firstLine="640" w:firstLineChars="200"/>
        <w:jc w:val="left"/>
        <w:rPr>
          <w:ins w:id="1062" w:author="格格 刘" w:date="2024-07-16T16:21:00Z"/>
          <w:rFonts w:hint="eastAsia" w:ascii="方正仿宋_GBK" w:hAnsi="方正仿宋_GBK" w:eastAsia="方正仿宋_GBK" w:cs="方正仿宋_GBK"/>
          <w:color w:val="000000" w:themeColor="text1"/>
          <w:sz w:val="32"/>
          <w:szCs w:val="32"/>
          <w:rPrChange w:id="1063" w:author="彭姐江苏协会五月无锡展十月南京" w:date="2024-07-18T11:35:29Z">
            <w:rPr>
              <w:ins w:id="1064" w:author="格格 刘" w:date="2024-07-16T16:21:00Z"/>
              <w:rFonts w:ascii="黑体" w:hAnsi="黑体" w:eastAsia="黑体"/>
              <w:sz w:val="32"/>
              <w:szCs w:val="32"/>
            </w:rPr>
          </w:rPrChange>
          <w14:textFill>
            <w14:solidFill>
              <w14:schemeClr w14:val="tx1"/>
            </w14:solidFill>
          </w14:textFill>
        </w:rPr>
      </w:pPr>
      <w:ins w:id="1065" w:author="格格 刘" w:date="2024-07-16T16:21:00Z">
        <w:r>
          <w:rPr>
            <w:rFonts w:hint="eastAsia" w:ascii="方正仿宋_GBK" w:hAnsi="方正仿宋_GBK" w:eastAsia="方正仿宋_GBK" w:cs="方正仿宋_GBK"/>
            <w:color w:val="000000" w:themeColor="text1"/>
            <w:sz w:val="32"/>
            <w:szCs w:val="32"/>
            <w:rPrChange w:id="1066" w:author="彭姐江苏协会五月无锡展十月南京" w:date="2024-07-18T11:35:29Z">
              <w:rPr>
                <w:rFonts w:hint="eastAsia" w:ascii="黑体" w:hAnsi="黑体" w:eastAsia="黑体"/>
                <w:sz w:val="32"/>
                <w:szCs w:val="32"/>
              </w:rPr>
            </w:rPrChange>
            <w14:textFill>
              <w14:solidFill>
                <w14:schemeClr w14:val="tx1"/>
              </w14:solidFill>
            </w14:textFill>
          </w:rPr>
          <w:t>本会法定代表人不兼任其他社会团体的法定代表人。</w:t>
        </w:r>
      </w:ins>
    </w:p>
    <w:p w14:paraId="4F58D81C">
      <w:pPr>
        <w:adjustRightInd w:val="0"/>
        <w:snapToGrid w:val="0"/>
        <w:spacing w:line="480" w:lineRule="exact"/>
        <w:ind w:firstLine="640" w:firstLineChars="200"/>
        <w:rPr>
          <w:ins w:id="1067" w:author="格格 刘" w:date="2024-07-16T16:21:00Z"/>
          <w:rFonts w:hint="eastAsia" w:ascii="方正仿宋_GBK" w:hAnsi="方正仿宋_GBK" w:eastAsia="方正仿宋_GBK" w:cs="方正仿宋_GBK"/>
          <w:color w:val="000000" w:themeColor="text1"/>
          <w:sz w:val="32"/>
          <w:szCs w:val="32"/>
          <w:rPrChange w:id="1068" w:author="彭姐江苏协会五月无锡展十月南京" w:date="2024-07-18T11:35:29Z">
            <w:rPr>
              <w:ins w:id="1069" w:author="格格 刘" w:date="2024-07-16T16:21:00Z"/>
              <w:rFonts w:ascii="黑体" w:hAnsi="黑体" w:eastAsia="黑体"/>
              <w:sz w:val="32"/>
              <w:szCs w:val="32"/>
            </w:rPr>
          </w:rPrChange>
          <w14:textFill>
            <w14:solidFill>
              <w14:schemeClr w14:val="tx1"/>
            </w14:solidFill>
          </w14:textFill>
        </w:rPr>
      </w:pPr>
      <w:ins w:id="1070" w:author="格格 刘" w:date="2024-07-16T16:21:00Z">
        <w:r>
          <w:rPr>
            <w:rFonts w:hint="eastAsia" w:ascii="方正仿宋_GBK" w:hAnsi="方正仿宋_GBK" w:eastAsia="方正仿宋_GBK" w:cs="方正仿宋_GBK"/>
            <w:color w:val="000000" w:themeColor="text1"/>
            <w:sz w:val="32"/>
            <w:szCs w:val="32"/>
            <w:rPrChange w:id="1071" w:author="彭姐江苏协会五月无锡展十月南京" w:date="2024-07-18T11:35:29Z">
              <w:rPr>
                <w:rFonts w:hint="eastAsia" w:ascii="黑体" w:hAnsi="黑体" w:eastAsia="黑体"/>
                <w:sz w:val="32"/>
                <w:szCs w:val="32"/>
              </w:rPr>
            </w:rPrChange>
            <w14:textFill>
              <w14:solidFill>
                <w14:schemeClr w14:val="tx1"/>
              </w14:solidFill>
            </w14:textFill>
          </w:rPr>
          <w:t>因特殊情况，原任法定代表人无法履职签字或无故不配合签字导致法定代表人变更登记不能正常进行的，可由理事会研究形成变更决议，报</w:t>
        </w:r>
      </w:ins>
      <w:ins w:id="1072" w:author="翟靓雅" w:date="2024-07-17T09:57:00Z">
        <w:r>
          <w:rPr>
            <w:rFonts w:hint="eastAsia" w:ascii="方正仿宋_GBK" w:hAnsi="方正仿宋_GBK" w:eastAsia="方正仿宋_GBK" w:cs="方正仿宋_GBK"/>
            <w:color w:val="000000" w:themeColor="text1"/>
            <w:sz w:val="32"/>
            <w:szCs w:val="32"/>
            <w:rPrChange w:id="1073" w:author="彭姐江苏协会五月无锡展十月南京" w:date="2024-07-18T11:35:29Z">
              <w:rPr>
                <w:rFonts w:ascii="Times New Roman" w:hAnsi="Times New Roman" w:eastAsia="方正楷体_GBK"/>
                <w:sz w:val="32"/>
                <w:szCs w:val="32"/>
              </w:rPr>
            </w:rPrChange>
            <w14:textFill>
              <w14:solidFill>
                <w14:schemeClr w14:val="tx1"/>
              </w14:solidFill>
            </w14:textFill>
          </w:rPr>
          <w:t>党建工作机构授权的</w:t>
        </w:r>
      </w:ins>
      <w:ins w:id="1074" w:author="格格 刘" w:date="2024-07-16T16:21:00Z">
        <w:r>
          <w:rPr>
            <w:rFonts w:hint="eastAsia" w:ascii="方正仿宋_GBK" w:hAnsi="方正仿宋_GBK" w:eastAsia="方正仿宋_GBK" w:cs="方正仿宋_GBK"/>
            <w:color w:val="000000" w:themeColor="text1"/>
            <w:sz w:val="32"/>
            <w:szCs w:val="32"/>
            <w:rPrChange w:id="1075" w:author="彭姐江苏协会五月无锡展十月南京" w:date="2024-07-18T11:35:29Z">
              <w:rPr>
                <w:rFonts w:hint="eastAsia" w:ascii="黑体" w:hAnsi="黑体" w:eastAsia="黑体"/>
                <w:sz w:val="32"/>
                <w:szCs w:val="32"/>
              </w:rPr>
            </w:rPrChange>
            <w14:textFill>
              <w14:solidFill>
                <w14:schemeClr w14:val="tx1"/>
              </w14:solidFill>
            </w14:textFill>
          </w:rPr>
          <w:t>属地党组织审查同意后，向登记管理机关申请变更登记。</w:t>
        </w:r>
      </w:ins>
    </w:p>
    <w:p w14:paraId="66BFEACA">
      <w:pPr>
        <w:adjustRightInd w:val="0"/>
        <w:snapToGrid w:val="0"/>
        <w:spacing w:line="480" w:lineRule="exact"/>
        <w:ind w:firstLine="640" w:firstLineChars="200"/>
        <w:rPr>
          <w:ins w:id="1076" w:author="格格 刘" w:date="2024-07-16T16:21:00Z"/>
          <w:rFonts w:hint="eastAsia" w:ascii="方正仿宋_GBK" w:hAnsi="方正仿宋_GBK" w:eastAsia="方正仿宋_GBK" w:cs="方正仿宋_GBK"/>
          <w:color w:val="000000" w:themeColor="text1"/>
          <w:sz w:val="32"/>
          <w:szCs w:val="32"/>
          <w:rPrChange w:id="1077" w:author="彭姐江苏协会五月无锡展十月南京" w:date="2024-07-18T11:35:29Z">
            <w:rPr>
              <w:ins w:id="1078" w:author="格格 刘" w:date="2024-07-16T16:21:00Z"/>
              <w:rFonts w:ascii="黑体" w:hAnsi="黑体" w:eastAsia="黑体"/>
              <w:sz w:val="32"/>
              <w:szCs w:val="32"/>
            </w:rPr>
          </w:rPrChange>
          <w14:textFill>
            <w14:solidFill>
              <w14:schemeClr w14:val="tx1"/>
            </w14:solidFill>
          </w14:textFill>
        </w:rPr>
      </w:pPr>
      <w:ins w:id="1079" w:author="格格 刘" w:date="2024-07-16T16:21:00Z">
        <w:r>
          <w:rPr>
            <w:rFonts w:hint="eastAsia" w:ascii="方正仿宋_GBK" w:hAnsi="方正仿宋_GBK" w:eastAsia="方正仿宋_GBK" w:cs="方正仿宋_GBK"/>
            <w:b/>
            <w:bCs/>
            <w:color w:val="000000" w:themeColor="text1"/>
            <w:sz w:val="32"/>
            <w:szCs w:val="32"/>
            <w:rPrChange w:id="1080" w:author="彭姐江苏协会五月无锡展十月南京" w:date="2024-07-18T11:41:08Z">
              <w:rPr>
                <w:rFonts w:hint="eastAsia" w:ascii="黑体" w:hAnsi="黑体" w:eastAsia="黑体"/>
                <w:sz w:val="32"/>
                <w:szCs w:val="32"/>
              </w:rPr>
            </w:rPrChange>
            <w14:textFill>
              <w14:solidFill>
                <w14:schemeClr w14:val="tx1"/>
              </w14:solidFill>
            </w14:textFill>
          </w:rPr>
          <w:t>第三十五条</w:t>
        </w:r>
      </w:ins>
      <w:ins w:id="1081" w:author="格格 刘" w:date="2024-07-16T16:21:00Z">
        <w:r>
          <w:rPr>
            <w:rFonts w:hint="eastAsia" w:ascii="方正仿宋_GBK" w:hAnsi="方正仿宋_GBK" w:eastAsia="方正仿宋_GBK" w:cs="方正仿宋_GBK"/>
            <w:color w:val="000000" w:themeColor="text1"/>
            <w:sz w:val="32"/>
            <w:szCs w:val="32"/>
            <w:rPrChange w:id="1082"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本会理事长行使下列职权：</w:t>
        </w:r>
      </w:ins>
    </w:p>
    <w:p w14:paraId="646DC98D">
      <w:pPr>
        <w:adjustRightInd w:val="0"/>
        <w:snapToGrid w:val="0"/>
        <w:spacing w:line="480" w:lineRule="exact"/>
        <w:ind w:firstLine="640" w:firstLineChars="200"/>
        <w:rPr>
          <w:ins w:id="1083" w:author="格格 刘" w:date="2024-07-16T16:21:00Z"/>
          <w:rFonts w:hint="eastAsia" w:ascii="方正仿宋_GBK" w:hAnsi="方正仿宋_GBK" w:eastAsia="方正仿宋_GBK" w:cs="方正仿宋_GBK"/>
          <w:color w:val="000000" w:themeColor="text1"/>
          <w:sz w:val="32"/>
          <w:szCs w:val="32"/>
          <w:rPrChange w:id="1084" w:author="彭姐江苏协会五月无锡展十月南京" w:date="2024-07-18T11:35:29Z">
            <w:rPr>
              <w:ins w:id="1085" w:author="格格 刘" w:date="2024-07-16T16:21:00Z"/>
              <w:rFonts w:ascii="黑体" w:hAnsi="黑体" w:eastAsia="黑体"/>
              <w:sz w:val="32"/>
              <w:szCs w:val="32"/>
            </w:rPr>
          </w:rPrChange>
          <w14:textFill>
            <w14:solidFill>
              <w14:schemeClr w14:val="tx1"/>
            </w14:solidFill>
          </w14:textFill>
        </w:rPr>
      </w:pPr>
      <w:ins w:id="1086" w:author="格格 刘" w:date="2024-07-16T16:21:00Z">
        <w:r>
          <w:rPr>
            <w:rFonts w:hint="eastAsia" w:ascii="方正仿宋_GBK" w:hAnsi="方正仿宋_GBK" w:eastAsia="方正仿宋_GBK" w:cs="方正仿宋_GBK"/>
            <w:color w:val="000000" w:themeColor="text1"/>
            <w:sz w:val="32"/>
            <w:szCs w:val="32"/>
            <w:rPrChange w:id="1087" w:author="彭姐江苏协会五月无锡展十月南京" w:date="2024-07-18T11:35:29Z">
              <w:rPr>
                <w:rFonts w:hint="eastAsia" w:ascii="黑体" w:hAnsi="黑体" w:eastAsia="黑体"/>
                <w:sz w:val="32"/>
                <w:szCs w:val="32"/>
              </w:rPr>
            </w:rPrChange>
            <w14:textFill>
              <w14:solidFill>
                <w14:schemeClr w14:val="tx1"/>
              </w14:solidFill>
            </w14:textFill>
          </w:rPr>
          <w:t>（一）领导理事会工作；</w:t>
        </w:r>
      </w:ins>
    </w:p>
    <w:p w14:paraId="111FE142">
      <w:pPr>
        <w:adjustRightInd w:val="0"/>
        <w:snapToGrid w:val="0"/>
        <w:spacing w:line="480" w:lineRule="exact"/>
        <w:ind w:firstLine="640" w:firstLineChars="200"/>
        <w:rPr>
          <w:ins w:id="1088" w:author="格格 刘" w:date="2024-07-16T16:21:00Z"/>
          <w:rFonts w:hint="eastAsia" w:ascii="方正仿宋_GBK" w:hAnsi="方正仿宋_GBK" w:eastAsia="方正仿宋_GBK" w:cs="方正仿宋_GBK"/>
          <w:color w:val="000000" w:themeColor="text1"/>
          <w:sz w:val="32"/>
          <w:szCs w:val="32"/>
          <w:rPrChange w:id="1089" w:author="彭姐江苏协会五月无锡展十月南京" w:date="2024-07-18T11:35:29Z">
            <w:rPr>
              <w:ins w:id="1090" w:author="格格 刘" w:date="2024-07-16T16:21:00Z"/>
              <w:rFonts w:ascii="黑体" w:hAnsi="黑体" w:eastAsia="黑体"/>
              <w:sz w:val="32"/>
              <w:szCs w:val="32"/>
            </w:rPr>
          </w:rPrChange>
          <w14:textFill>
            <w14:solidFill>
              <w14:schemeClr w14:val="tx1"/>
            </w14:solidFill>
          </w14:textFill>
        </w:rPr>
      </w:pPr>
      <w:ins w:id="1091" w:author="格格 刘" w:date="2024-07-16T16:21:00Z">
        <w:r>
          <w:rPr>
            <w:rFonts w:hint="eastAsia" w:ascii="方正仿宋_GBK" w:hAnsi="方正仿宋_GBK" w:eastAsia="方正仿宋_GBK" w:cs="方正仿宋_GBK"/>
            <w:color w:val="000000" w:themeColor="text1"/>
            <w:sz w:val="32"/>
            <w:szCs w:val="32"/>
            <w:rPrChange w:id="1092" w:author="彭姐江苏协会五月无锡展十月南京" w:date="2024-07-18T11:35:29Z">
              <w:rPr>
                <w:rFonts w:hint="eastAsia" w:ascii="黑体" w:hAnsi="黑体" w:eastAsia="黑体"/>
                <w:sz w:val="32"/>
                <w:szCs w:val="32"/>
              </w:rPr>
            </w:rPrChange>
            <w14:textFill>
              <w14:solidFill>
                <w14:schemeClr w14:val="tx1"/>
              </w14:solidFill>
            </w14:textFill>
          </w:rPr>
          <w:t>（二）召集和主持理事会；</w:t>
        </w:r>
      </w:ins>
    </w:p>
    <w:p w14:paraId="12E78BE2">
      <w:pPr>
        <w:adjustRightInd w:val="0"/>
        <w:snapToGrid w:val="0"/>
        <w:spacing w:line="480" w:lineRule="exact"/>
        <w:ind w:firstLine="640" w:firstLineChars="200"/>
        <w:rPr>
          <w:ins w:id="1093" w:author="格格 刘" w:date="2024-07-16T16:21:00Z"/>
          <w:rFonts w:hint="eastAsia" w:ascii="方正仿宋_GBK" w:hAnsi="方正仿宋_GBK" w:eastAsia="方正仿宋_GBK" w:cs="方正仿宋_GBK"/>
          <w:color w:val="000000" w:themeColor="text1"/>
          <w:sz w:val="32"/>
          <w:szCs w:val="32"/>
          <w:rPrChange w:id="1094" w:author="彭姐江苏协会五月无锡展十月南京" w:date="2024-07-18T11:35:29Z">
            <w:rPr>
              <w:ins w:id="1095" w:author="格格 刘" w:date="2024-07-16T16:21:00Z"/>
              <w:rFonts w:ascii="黑体" w:hAnsi="黑体" w:eastAsia="黑体"/>
              <w:sz w:val="32"/>
              <w:szCs w:val="32"/>
            </w:rPr>
          </w:rPrChange>
          <w14:textFill>
            <w14:solidFill>
              <w14:schemeClr w14:val="tx1"/>
            </w14:solidFill>
          </w14:textFill>
        </w:rPr>
      </w:pPr>
      <w:ins w:id="1096" w:author="格格 刘" w:date="2024-07-16T16:21:00Z">
        <w:r>
          <w:rPr>
            <w:rFonts w:hint="eastAsia" w:ascii="方正仿宋_GBK" w:hAnsi="方正仿宋_GBK" w:eastAsia="方正仿宋_GBK" w:cs="方正仿宋_GBK"/>
            <w:color w:val="000000" w:themeColor="text1"/>
            <w:sz w:val="32"/>
            <w:szCs w:val="32"/>
            <w:rPrChange w:id="1097" w:author="彭姐江苏协会五月无锡展十月南京" w:date="2024-07-18T11:35:29Z">
              <w:rPr>
                <w:rFonts w:hint="eastAsia" w:ascii="黑体" w:hAnsi="黑体" w:eastAsia="黑体"/>
                <w:sz w:val="32"/>
                <w:szCs w:val="32"/>
              </w:rPr>
            </w:rPrChange>
            <w14:textFill>
              <w14:solidFill>
                <w14:schemeClr w14:val="tx1"/>
              </w14:solidFill>
            </w14:textFill>
          </w:rPr>
          <w:t>（三）检查会员</w:t>
        </w:r>
      </w:ins>
      <w:ins w:id="1098" w:author="格格 刘" w:date="2024-07-16T16:21:00Z">
        <w:del w:id="1099" w:author="翟靓雅" w:date="2024-07-17T09:57:00Z">
          <w:r>
            <w:rPr>
              <w:rFonts w:hint="eastAsia" w:ascii="方正仿宋_GBK" w:hAnsi="方正仿宋_GBK" w:eastAsia="方正仿宋_GBK" w:cs="方正仿宋_GBK"/>
              <w:color w:val="000000" w:themeColor="text1"/>
              <w:sz w:val="32"/>
              <w:szCs w:val="32"/>
              <w:rPrChange w:id="1100"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1101" w:author="格格 刘" w:date="2024-07-16T16:21:00Z">
        <w:r>
          <w:rPr>
            <w:rFonts w:hint="eastAsia" w:ascii="方正仿宋_GBK" w:hAnsi="方正仿宋_GBK" w:eastAsia="方正仿宋_GBK" w:cs="方正仿宋_GBK"/>
            <w:color w:val="000000" w:themeColor="text1"/>
            <w:sz w:val="32"/>
            <w:szCs w:val="32"/>
            <w:rPrChange w:id="1102" w:author="彭姐江苏协会五月无锡展十月南京" w:date="2024-07-18T11:35:29Z">
              <w:rPr>
                <w:rFonts w:hint="eastAsia" w:ascii="黑体" w:hAnsi="黑体" w:eastAsia="黑体"/>
                <w:sz w:val="32"/>
                <w:szCs w:val="32"/>
              </w:rPr>
            </w:rPrChange>
            <w14:textFill>
              <w14:solidFill>
                <w14:schemeClr w14:val="tx1"/>
              </w14:solidFill>
            </w14:textFill>
          </w:rPr>
          <w:t>大会、理事会各项会议决议的落实情况；</w:t>
        </w:r>
      </w:ins>
    </w:p>
    <w:p w14:paraId="25618517">
      <w:pPr>
        <w:adjustRightInd w:val="0"/>
        <w:snapToGrid w:val="0"/>
        <w:spacing w:line="480" w:lineRule="exact"/>
        <w:ind w:firstLine="640" w:firstLineChars="200"/>
        <w:rPr>
          <w:ins w:id="1103" w:author="格格 刘" w:date="2024-07-16T16:21:00Z"/>
          <w:rFonts w:hint="eastAsia" w:ascii="方正仿宋_GBK" w:hAnsi="方正仿宋_GBK" w:eastAsia="方正仿宋_GBK" w:cs="方正仿宋_GBK"/>
          <w:color w:val="000000" w:themeColor="text1"/>
          <w:sz w:val="32"/>
          <w:szCs w:val="32"/>
          <w:rPrChange w:id="1104" w:author="彭姐江苏协会五月无锡展十月南京" w:date="2024-07-18T11:35:29Z">
            <w:rPr>
              <w:ins w:id="1105" w:author="格格 刘" w:date="2024-07-16T16:21:00Z"/>
              <w:rFonts w:ascii="黑体" w:hAnsi="黑体" w:eastAsia="黑体"/>
              <w:sz w:val="32"/>
              <w:szCs w:val="32"/>
            </w:rPr>
          </w:rPrChange>
          <w14:textFill>
            <w14:solidFill>
              <w14:schemeClr w14:val="tx1"/>
            </w14:solidFill>
          </w14:textFill>
        </w:rPr>
      </w:pPr>
      <w:ins w:id="1106" w:author="格格 刘" w:date="2024-07-16T16:21:00Z">
        <w:r>
          <w:rPr>
            <w:rFonts w:hint="eastAsia" w:ascii="方正仿宋_GBK" w:hAnsi="方正仿宋_GBK" w:eastAsia="方正仿宋_GBK" w:cs="方正仿宋_GBK"/>
            <w:color w:val="000000" w:themeColor="text1"/>
            <w:sz w:val="32"/>
            <w:szCs w:val="32"/>
            <w:rPrChange w:id="1107" w:author="彭姐江苏协会五月无锡展十月南京" w:date="2024-07-18T11:35:29Z">
              <w:rPr>
                <w:rFonts w:hint="eastAsia" w:ascii="黑体" w:hAnsi="黑体" w:eastAsia="黑体"/>
                <w:sz w:val="32"/>
                <w:szCs w:val="32"/>
              </w:rPr>
            </w:rPrChange>
            <w14:textFill>
              <w14:solidFill>
                <w14:schemeClr w14:val="tx1"/>
              </w14:solidFill>
            </w14:textFill>
          </w:rPr>
          <w:t>（四）签署本会重要文件；</w:t>
        </w:r>
      </w:ins>
    </w:p>
    <w:p w14:paraId="21DC0576">
      <w:pPr>
        <w:adjustRightInd w:val="0"/>
        <w:snapToGrid w:val="0"/>
        <w:spacing w:line="480" w:lineRule="exact"/>
        <w:ind w:firstLine="640" w:firstLineChars="200"/>
        <w:rPr>
          <w:ins w:id="1108" w:author="格格 刘" w:date="2024-07-16T16:21:00Z"/>
          <w:rFonts w:hint="eastAsia" w:ascii="方正仿宋_GBK" w:hAnsi="方正仿宋_GBK" w:eastAsia="方正仿宋_GBK" w:cs="方正仿宋_GBK"/>
          <w:color w:val="000000" w:themeColor="text1"/>
          <w:sz w:val="32"/>
          <w:szCs w:val="32"/>
          <w:rPrChange w:id="1109" w:author="彭姐江苏协会五月无锡展十月南京" w:date="2024-07-18T11:35:29Z">
            <w:rPr>
              <w:ins w:id="1110" w:author="格格 刘" w:date="2024-07-16T16:21:00Z"/>
              <w:rFonts w:ascii="黑体" w:hAnsi="黑体" w:eastAsia="黑体"/>
              <w:sz w:val="32"/>
              <w:szCs w:val="32"/>
            </w:rPr>
          </w:rPrChange>
          <w14:textFill>
            <w14:solidFill>
              <w14:schemeClr w14:val="tx1"/>
            </w14:solidFill>
          </w14:textFill>
        </w:rPr>
      </w:pPr>
      <w:ins w:id="1111" w:author="格格 刘" w:date="2024-07-16T16:21:00Z">
        <w:r>
          <w:rPr>
            <w:rFonts w:hint="eastAsia" w:ascii="方正仿宋_GBK" w:hAnsi="方正仿宋_GBK" w:eastAsia="方正仿宋_GBK" w:cs="方正仿宋_GBK"/>
            <w:color w:val="000000" w:themeColor="text1"/>
            <w:sz w:val="32"/>
            <w:szCs w:val="32"/>
            <w:rPrChange w:id="1112" w:author="彭姐江苏协会五月无锡展十月南京" w:date="2024-07-18T11:35:29Z">
              <w:rPr>
                <w:rFonts w:hint="eastAsia" w:ascii="黑体" w:hAnsi="黑体" w:eastAsia="黑体"/>
                <w:sz w:val="32"/>
                <w:szCs w:val="32"/>
              </w:rPr>
            </w:rPrChange>
            <w14:textFill>
              <w14:solidFill>
                <w14:schemeClr w14:val="tx1"/>
              </w14:solidFill>
            </w14:textFill>
          </w:rPr>
          <w:t>（五）章程规定的其他职权。</w:t>
        </w:r>
      </w:ins>
    </w:p>
    <w:p w14:paraId="3ED9BDDF">
      <w:pPr>
        <w:adjustRightInd w:val="0"/>
        <w:snapToGrid w:val="0"/>
        <w:spacing w:line="480" w:lineRule="exact"/>
        <w:ind w:firstLine="640" w:firstLineChars="200"/>
        <w:rPr>
          <w:ins w:id="1113" w:author="格格 刘" w:date="2024-07-16T16:21:00Z"/>
          <w:rFonts w:hint="eastAsia" w:ascii="方正仿宋_GBK" w:hAnsi="方正仿宋_GBK" w:eastAsia="方正仿宋_GBK" w:cs="方正仿宋_GBK"/>
          <w:color w:val="000000" w:themeColor="text1"/>
          <w:sz w:val="32"/>
          <w:szCs w:val="32"/>
          <w:rPrChange w:id="1114" w:author="彭姐江苏协会五月无锡展十月南京" w:date="2024-07-18T11:35:29Z">
            <w:rPr>
              <w:ins w:id="1115" w:author="格格 刘" w:date="2024-07-16T16:21:00Z"/>
              <w:rFonts w:ascii="黑体" w:hAnsi="黑体" w:eastAsia="黑体"/>
              <w:sz w:val="32"/>
              <w:szCs w:val="32"/>
            </w:rPr>
          </w:rPrChange>
          <w14:textFill>
            <w14:solidFill>
              <w14:schemeClr w14:val="tx1"/>
            </w14:solidFill>
          </w14:textFill>
        </w:rPr>
      </w:pPr>
      <w:ins w:id="1116" w:author="格格 刘" w:date="2024-07-16T16:21:00Z">
        <w:r>
          <w:rPr>
            <w:rFonts w:hint="eastAsia" w:ascii="方正仿宋_GBK" w:hAnsi="方正仿宋_GBK" w:eastAsia="方正仿宋_GBK" w:cs="方正仿宋_GBK"/>
            <w:b/>
            <w:bCs/>
            <w:color w:val="000000" w:themeColor="text1"/>
            <w:sz w:val="32"/>
            <w:szCs w:val="32"/>
            <w:rPrChange w:id="1117" w:author="彭姐江苏协会五月无锡展十月南京" w:date="2024-07-18T11:41:13Z">
              <w:rPr>
                <w:rFonts w:hint="eastAsia" w:ascii="黑体" w:hAnsi="黑体" w:eastAsia="黑体"/>
                <w:sz w:val="32"/>
                <w:szCs w:val="32"/>
              </w:rPr>
            </w:rPrChange>
            <w14:textFill>
              <w14:solidFill>
                <w14:schemeClr w14:val="tx1"/>
              </w14:solidFill>
            </w14:textFill>
          </w:rPr>
          <w:t>第三十六条</w:t>
        </w:r>
      </w:ins>
      <w:ins w:id="1118" w:author="格格 刘" w:date="2024-07-16T16:21:00Z">
        <w:r>
          <w:rPr>
            <w:rFonts w:hint="eastAsia" w:ascii="方正仿宋_GBK" w:hAnsi="方正仿宋_GBK" w:eastAsia="方正仿宋_GBK" w:cs="方正仿宋_GBK"/>
            <w:color w:val="000000" w:themeColor="text1"/>
            <w:sz w:val="32"/>
            <w:szCs w:val="32"/>
            <w:rPrChange w:id="1119"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秘书长协助理事长开展工作，行使下列职权：</w:t>
        </w:r>
      </w:ins>
    </w:p>
    <w:p w14:paraId="2AD373FD">
      <w:pPr>
        <w:adjustRightInd w:val="0"/>
        <w:snapToGrid w:val="0"/>
        <w:spacing w:line="480" w:lineRule="exact"/>
        <w:ind w:firstLine="640" w:firstLineChars="200"/>
        <w:rPr>
          <w:ins w:id="1120" w:author="格格 刘" w:date="2024-07-16T16:21:00Z"/>
          <w:rFonts w:hint="eastAsia" w:ascii="方正仿宋_GBK" w:hAnsi="方正仿宋_GBK" w:eastAsia="方正仿宋_GBK" w:cs="方正仿宋_GBK"/>
          <w:color w:val="000000" w:themeColor="text1"/>
          <w:sz w:val="32"/>
          <w:szCs w:val="32"/>
          <w:rPrChange w:id="1121" w:author="彭姐江苏协会五月无锡展十月南京" w:date="2024-07-18T11:35:29Z">
            <w:rPr>
              <w:ins w:id="1122" w:author="格格 刘" w:date="2024-07-16T16:21:00Z"/>
              <w:rFonts w:ascii="黑体" w:hAnsi="黑体" w:eastAsia="黑体"/>
              <w:sz w:val="32"/>
              <w:szCs w:val="32"/>
            </w:rPr>
          </w:rPrChange>
          <w14:textFill>
            <w14:solidFill>
              <w14:schemeClr w14:val="tx1"/>
            </w14:solidFill>
          </w14:textFill>
        </w:rPr>
      </w:pPr>
      <w:ins w:id="1123" w:author="格格 刘" w:date="2024-07-16T16:21:00Z">
        <w:r>
          <w:rPr>
            <w:rFonts w:hint="eastAsia" w:ascii="方正仿宋_GBK" w:hAnsi="方正仿宋_GBK" w:eastAsia="方正仿宋_GBK" w:cs="方正仿宋_GBK"/>
            <w:color w:val="000000" w:themeColor="text1"/>
            <w:sz w:val="32"/>
            <w:szCs w:val="32"/>
            <w:rPrChange w:id="1124" w:author="彭姐江苏协会五月无锡展十月南京" w:date="2024-07-18T11:35:29Z">
              <w:rPr>
                <w:rFonts w:hint="eastAsia" w:ascii="黑体" w:hAnsi="黑体" w:eastAsia="黑体"/>
                <w:sz w:val="32"/>
                <w:szCs w:val="32"/>
              </w:rPr>
            </w:rPrChange>
            <w14:textFill>
              <w14:solidFill>
                <w14:schemeClr w14:val="tx1"/>
              </w14:solidFill>
            </w14:textFill>
          </w:rPr>
          <w:t>（一）主持内设机构开展日常工作；</w:t>
        </w:r>
      </w:ins>
    </w:p>
    <w:p w14:paraId="70A5403F">
      <w:pPr>
        <w:adjustRightInd w:val="0"/>
        <w:snapToGrid w:val="0"/>
        <w:spacing w:line="480" w:lineRule="exact"/>
        <w:ind w:firstLine="640" w:firstLineChars="200"/>
        <w:rPr>
          <w:ins w:id="1125" w:author="格格 刘" w:date="2024-07-16T16:21:00Z"/>
          <w:rFonts w:hint="eastAsia" w:ascii="方正仿宋_GBK" w:hAnsi="方正仿宋_GBK" w:eastAsia="方正仿宋_GBK" w:cs="方正仿宋_GBK"/>
          <w:color w:val="000000" w:themeColor="text1"/>
          <w:sz w:val="32"/>
          <w:szCs w:val="32"/>
          <w:rPrChange w:id="1126" w:author="彭姐江苏协会五月无锡展十月南京" w:date="2024-07-18T11:35:29Z">
            <w:rPr>
              <w:ins w:id="1127" w:author="格格 刘" w:date="2024-07-16T16:21:00Z"/>
              <w:rFonts w:ascii="黑体" w:hAnsi="黑体" w:eastAsia="黑体"/>
              <w:sz w:val="32"/>
              <w:szCs w:val="32"/>
            </w:rPr>
          </w:rPrChange>
          <w14:textFill>
            <w14:solidFill>
              <w14:schemeClr w14:val="tx1"/>
            </w14:solidFill>
          </w14:textFill>
        </w:rPr>
      </w:pPr>
      <w:ins w:id="1128" w:author="格格 刘" w:date="2024-07-16T16:21:00Z">
        <w:r>
          <w:rPr>
            <w:rFonts w:hint="eastAsia" w:ascii="方正仿宋_GBK" w:hAnsi="方正仿宋_GBK" w:eastAsia="方正仿宋_GBK" w:cs="方正仿宋_GBK"/>
            <w:color w:val="000000" w:themeColor="text1"/>
            <w:sz w:val="32"/>
            <w:szCs w:val="32"/>
            <w:rPrChange w:id="1129" w:author="彭姐江苏协会五月无锡展十月南京" w:date="2024-07-18T11:35:29Z">
              <w:rPr>
                <w:rFonts w:hint="eastAsia" w:ascii="黑体" w:hAnsi="黑体" w:eastAsia="黑体"/>
                <w:sz w:val="32"/>
                <w:szCs w:val="32"/>
              </w:rPr>
            </w:rPrChange>
            <w14:textFill>
              <w14:solidFill>
                <w14:schemeClr w14:val="tx1"/>
              </w14:solidFill>
            </w14:textFill>
          </w:rPr>
          <w:t>（二）提名副秘书长及内设机构和实体机构主要负责人，交理事会决定；</w:t>
        </w:r>
      </w:ins>
    </w:p>
    <w:p w14:paraId="64BD1152">
      <w:pPr>
        <w:adjustRightInd w:val="0"/>
        <w:snapToGrid w:val="0"/>
        <w:spacing w:line="480" w:lineRule="exact"/>
        <w:ind w:firstLine="640" w:firstLineChars="200"/>
        <w:rPr>
          <w:ins w:id="1130" w:author="格格 刘" w:date="2024-07-16T16:21:00Z"/>
          <w:rFonts w:hint="eastAsia" w:ascii="方正仿宋_GBK" w:hAnsi="方正仿宋_GBK" w:eastAsia="方正仿宋_GBK" w:cs="方正仿宋_GBK"/>
          <w:color w:val="000000" w:themeColor="text1"/>
          <w:sz w:val="32"/>
          <w:szCs w:val="32"/>
          <w:rPrChange w:id="1131" w:author="彭姐江苏协会五月无锡展十月南京" w:date="2024-07-18T11:35:29Z">
            <w:rPr>
              <w:ins w:id="1132" w:author="格格 刘" w:date="2024-07-16T16:21:00Z"/>
              <w:rFonts w:ascii="黑体" w:hAnsi="黑体" w:eastAsia="黑体"/>
              <w:sz w:val="32"/>
              <w:szCs w:val="32"/>
            </w:rPr>
          </w:rPrChange>
          <w14:textFill>
            <w14:solidFill>
              <w14:schemeClr w14:val="tx1"/>
            </w14:solidFill>
          </w14:textFill>
        </w:rPr>
      </w:pPr>
      <w:ins w:id="1133" w:author="格格 刘" w:date="2024-07-16T16:21:00Z">
        <w:r>
          <w:rPr>
            <w:rFonts w:hint="eastAsia" w:ascii="方正仿宋_GBK" w:hAnsi="方正仿宋_GBK" w:eastAsia="方正仿宋_GBK" w:cs="方正仿宋_GBK"/>
            <w:color w:val="000000" w:themeColor="text1"/>
            <w:sz w:val="32"/>
            <w:szCs w:val="32"/>
            <w:rPrChange w:id="1134" w:author="彭姐江苏协会五月无锡展十月南京" w:date="2024-07-18T11:35:29Z">
              <w:rPr>
                <w:rFonts w:hint="eastAsia" w:ascii="黑体" w:hAnsi="黑体" w:eastAsia="黑体"/>
                <w:sz w:val="32"/>
                <w:szCs w:val="32"/>
              </w:rPr>
            </w:rPrChange>
            <w14:textFill>
              <w14:solidFill>
                <w14:schemeClr w14:val="tx1"/>
              </w14:solidFill>
            </w14:textFill>
          </w:rPr>
          <w:t>（三）提名专职工作人员的聘用，由理事会决定；</w:t>
        </w:r>
      </w:ins>
    </w:p>
    <w:p w14:paraId="149E3BC5">
      <w:pPr>
        <w:adjustRightInd w:val="0"/>
        <w:snapToGrid w:val="0"/>
        <w:spacing w:line="480" w:lineRule="exact"/>
        <w:ind w:firstLine="640" w:firstLineChars="200"/>
        <w:rPr>
          <w:ins w:id="1135" w:author="格格 刘" w:date="2024-07-16T16:21:00Z"/>
          <w:rFonts w:hint="eastAsia" w:ascii="方正仿宋_GBK" w:hAnsi="方正仿宋_GBK" w:eastAsia="方正仿宋_GBK" w:cs="方正仿宋_GBK"/>
          <w:color w:val="000000" w:themeColor="text1"/>
          <w:sz w:val="32"/>
          <w:szCs w:val="32"/>
          <w:rPrChange w:id="1136" w:author="彭姐江苏协会五月无锡展十月南京" w:date="2024-07-18T11:35:29Z">
            <w:rPr>
              <w:ins w:id="1137" w:author="格格 刘" w:date="2024-07-16T16:21:00Z"/>
              <w:rFonts w:ascii="黑体" w:hAnsi="黑体" w:eastAsia="黑体"/>
              <w:sz w:val="32"/>
              <w:szCs w:val="32"/>
            </w:rPr>
          </w:rPrChange>
          <w14:textFill>
            <w14:solidFill>
              <w14:schemeClr w14:val="tx1"/>
            </w14:solidFill>
          </w14:textFill>
        </w:rPr>
      </w:pPr>
      <w:ins w:id="1138" w:author="格格 刘" w:date="2024-07-16T16:21:00Z">
        <w:r>
          <w:rPr>
            <w:rFonts w:hint="eastAsia" w:ascii="方正仿宋_GBK" w:hAnsi="方正仿宋_GBK" w:eastAsia="方正仿宋_GBK" w:cs="方正仿宋_GBK"/>
            <w:color w:val="000000" w:themeColor="text1"/>
            <w:sz w:val="32"/>
            <w:szCs w:val="32"/>
            <w:rPrChange w:id="1139" w:author="彭姐江苏协会五月无锡展十月南京" w:date="2024-07-18T11:35:29Z">
              <w:rPr>
                <w:rFonts w:hint="eastAsia" w:ascii="黑体" w:hAnsi="黑体" w:eastAsia="黑体"/>
                <w:sz w:val="32"/>
                <w:szCs w:val="32"/>
              </w:rPr>
            </w:rPrChange>
            <w14:textFill>
              <w14:solidFill>
                <w14:schemeClr w14:val="tx1"/>
              </w14:solidFill>
            </w14:textFill>
          </w:rPr>
          <w:t>（四）拟定年度工作报告和计划，报理事会审议；</w:t>
        </w:r>
      </w:ins>
    </w:p>
    <w:p w14:paraId="56C34F20">
      <w:pPr>
        <w:adjustRightInd w:val="0"/>
        <w:snapToGrid w:val="0"/>
        <w:spacing w:line="480" w:lineRule="exact"/>
        <w:ind w:firstLine="640" w:firstLineChars="200"/>
        <w:rPr>
          <w:ins w:id="1140" w:author="格格 刘" w:date="2024-07-16T16:21:00Z"/>
          <w:rFonts w:hint="eastAsia" w:ascii="方正仿宋_GBK" w:hAnsi="方正仿宋_GBK" w:eastAsia="方正仿宋_GBK" w:cs="方正仿宋_GBK"/>
          <w:color w:val="000000" w:themeColor="text1"/>
          <w:sz w:val="32"/>
          <w:szCs w:val="32"/>
          <w:rPrChange w:id="1141" w:author="彭姐江苏协会五月无锡展十月南京" w:date="2024-07-18T11:35:29Z">
            <w:rPr>
              <w:ins w:id="1142" w:author="格格 刘" w:date="2024-07-16T16:21:00Z"/>
              <w:rFonts w:ascii="黑体" w:hAnsi="黑体" w:eastAsia="黑体"/>
              <w:sz w:val="32"/>
              <w:szCs w:val="32"/>
            </w:rPr>
          </w:rPrChange>
          <w14:textFill>
            <w14:solidFill>
              <w14:schemeClr w14:val="tx1"/>
            </w14:solidFill>
          </w14:textFill>
        </w:rPr>
      </w:pPr>
      <w:ins w:id="1143" w:author="格格 刘" w:date="2024-07-16T16:21:00Z">
        <w:r>
          <w:rPr>
            <w:rFonts w:hint="eastAsia" w:ascii="方正仿宋_GBK" w:hAnsi="方正仿宋_GBK" w:eastAsia="方正仿宋_GBK" w:cs="方正仿宋_GBK"/>
            <w:color w:val="000000" w:themeColor="text1"/>
            <w:sz w:val="32"/>
            <w:szCs w:val="32"/>
            <w:rPrChange w:id="1144" w:author="彭姐江苏协会五月无锡展十月南京" w:date="2024-07-18T11:35:29Z">
              <w:rPr>
                <w:rFonts w:hint="eastAsia" w:ascii="黑体" w:hAnsi="黑体" w:eastAsia="黑体"/>
                <w:sz w:val="32"/>
                <w:szCs w:val="32"/>
              </w:rPr>
            </w:rPrChange>
            <w14:textFill>
              <w14:solidFill>
                <w14:schemeClr w14:val="tx1"/>
              </w14:solidFill>
            </w14:textFill>
          </w:rPr>
          <w:t>（五）拟订内部管理规章制度，报理事会批准；</w:t>
        </w:r>
      </w:ins>
    </w:p>
    <w:p w14:paraId="5A42357D">
      <w:pPr>
        <w:adjustRightInd w:val="0"/>
        <w:snapToGrid w:val="0"/>
        <w:spacing w:line="480" w:lineRule="exact"/>
        <w:ind w:firstLine="640" w:firstLineChars="200"/>
        <w:rPr>
          <w:ins w:id="1145" w:author="格格 刘" w:date="2024-07-16T16:21:00Z"/>
          <w:rFonts w:hint="eastAsia" w:ascii="方正仿宋_GBK" w:hAnsi="方正仿宋_GBK" w:eastAsia="方正仿宋_GBK" w:cs="方正仿宋_GBK"/>
          <w:color w:val="000000" w:themeColor="text1"/>
          <w:sz w:val="32"/>
          <w:szCs w:val="32"/>
          <w:rPrChange w:id="1146" w:author="彭姐江苏协会五月无锡展十月南京" w:date="2024-07-18T11:35:29Z">
            <w:rPr>
              <w:ins w:id="1147" w:author="格格 刘" w:date="2024-07-16T16:21:00Z"/>
              <w:rFonts w:ascii="黑体" w:hAnsi="黑体" w:eastAsia="黑体"/>
              <w:sz w:val="32"/>
              <w:szCs w:val="32"/>
            </w:rPr>
          </w:rPrChange>
          <w14:textFill>
            <w14:solidFill>
              <w14:schemeClr w14:val="tx1"/>
            </w14:solidFill>
          </w14:textFill>
        </w:rPr>
      </w:pPr>
      <w:ins w:id="1148" w:author="格格 刘" w:date="2024-07-16T16:21:00Z">
        <w:r>
          <w:rPr>
            <w:rFonts w:hint="eastAsia" w:ascii="方正仿宋_GBK" w:hAnsi="方正仿宋_GBK" w:eastAsia="方正仿宋_GBK" w:cs="方正仿宋_GBK"/>
            <w:color w:val="000000" w:themeColor="text1"/>
            <w:sz w:val="32"/>
            <w:szCs w:val="32"/>
            <w:rPrChange w:id="1149" w:author="彭姐江苏协会五月无锡展十月南京" w:date="2024-07-18T11:35:29Z">
              <w:rPr>
                <w:rFonts w:hint="eastAsia" w:ascii="黑体" w:hAnsi="黑体" w:eastAsia="黑体"/>
                <w:sz w:val="32"/>
                <w:szCs w:val="32"/>
              </w:rPr>
            </w:rPrChange>
            <w14:textFill>
              <w14:solidFill>
                <w14:schemeClr w14:val="tx1"/>
              </w14:solidFill>
            </w14:textFill>
          </w:rPr>
          <w:t>（六）拟订年度财务预算、决算报告，报理事会审议；</w:t>
        </w:r>
      </w:ins>
    </w:p>
    <w:p w14:paraId="024A4751">
      <w:pPr>
        <w:adjustRightInd w:val="0"/>
        <w:snapToGrid w:val="0"/>
        <w:spacing w:line="480" w:lineRule="exact"/>
        <w:ind w:firstLine="640" w:firstLineChars="200"/>
        <w:rPr>
          <w:ins w:id="1150" w:author="格格 刘" w:date="2024-07-16T16:21:00Z"/>
          <w:rFonts w:hint="eastAsia" w:ascii="方正仿宋_GBK" w:hAnsi="方正仿宋_GBK" w:eastAsia="方正仿宋_GBK" w:cs="方正仿宋_GBK"/>
          <w:color w:val="000000" w:themeColor="text1"/>
          <w:sz w:val="32"/>
          <w:szCs w:val="32"/>
          <w:rPrChange w:id="1151" w:author="彭姐江苏协会五月无锡展十月南京" w:date="2024-07-18T11:35:29Z">
            <w:rPr>
              <w:ins w:id="1152" w:author="格格 刘" w:date="2024-07-16T16:21:00Z"/>
              <w:rFonts w:ascii="黑体" w:hAnsi="黑体" w:eastAsia="黑体"/>
              <w:sz w:val="32"/>
              <w:szCs w:val="32"/>
            </w:rPr>
          </w:rPrChange>
          <w14:textFill>
            <w14:solidFill>
              <w14:schemeClr w14:val="tx1"/>
            </w14:solidFill>
          </w14:textFill>
        </w:rPr>
      </w:pPr>
      <w:ins w:id="1153" w:author="格格 刘" w:date="2024-07-16T16:21:00Z">
        <w:r>
          <w:rPr>
            <w:rFonts w:hint="eastAsia" w:ascii="方正仿宋_GBK" w:hAnsi="方正仿宋_GBK" w:eastAsia="方正仿宋_GBK" w:cs="方正仿宋_GBK"/>
            <w:color w:val="000000" w:themeColor="text1"/>
            <w:sz w:val="32"/>
            <w:szCs w:val="32"/>
            <w:rPrChange w:id="1154" w:author="彭姐江苏协会五月无锡展十月南京" w:date="2024-07-18T11:35:29Z">
              <w:rPr>
                <w:rFonts w:hint="eastAsia" w:ascii="黑体" w:hAnsi="黑体" w:eastAsia="黑体"/>
                <w:sz w:val="32"/>
                <w:szCs w:val="32"/>
              </w:rPr>
            </w:rPrChange>
            <w14:textFill>
              <w14:solidFill>
                <w14:schemeClr w14:val="tx1"/>
              </w14:solidFill>
            </w14:textFill>
          </w:rPr>
          <w:t>（七）协调各分支机构、代表机构、实体机构开展工作；</w:t>
        </w:r>
      </w:ins>
    </w:p>
    <w:p w14:paraId="7F55DD94">
      <w:pPr>
        <w:adjustRightInd w:val="0"/>
        <w:snapToGrid w:val="0"/>
        <w:spacing w:line="480" w:lineRule="exact"/>
        <w:ind w:firstLine="640" w:firstLineChars="200"/>
        <w:rPr>
          <w:ins w:id="1155" w:author="格格 刘" w:date="2024-07-16T16:21:00Z"/>
          <w:rFonts w:hint="eastAsia" w:ascii="方正仿宋_GBK" w:hAnsi="方正仿宋_GBK" w:eastAsia="方正仿宋_GBK" w:cs="方正仿宋_GBK"/>
          <w:color w:val="000000" w:themeColor="text1"/>
          <w:sz w:val="32"/>
          <w:szCs w:val="32"/>
          <w:rPrChange w:id="1156" w:author="彭姐江苏协会五月无锡展十月南京" w:date="2024-07-18T11:35:29Z">
            <w:rPr>
              <w:ins w:id="1157" w:author="格格 刘" w:date="2024-07-16T16:21:00Z"/>
              <w:rFonts w:ascii="黑体" w:hAnsi="黑体" w:eastAsia="黑体"/>
              <w:sz w:val="32"/>
              <w:szCs w:val="32"/>
            </w:rPr>
          </w:rPrChange>
          <w14:textFill>
            <w14:solidFill>
              <w14:schemeClr w14:val="tx1"/>
            </w14:solidFill>
          </w14:textFill>
        </w:rPr>
      </w:pPr>
      <w:ins w:id="1158" w:author="格格 刘" w:date="2024-07-16T16:21:00Z">
        <w:r>
          <w:rPr>
            <w:rFonts w:hint="eastAsia" w:ascii="方正仿宋_GBK" w:hAnsi="方正仿宋_GBK" w:eastAsia="方正仿宋_GBK" w:cs="方正仿宋_GBK"/>
            <w:color w:val="000000" w:themeColor="text1"/>
            <w:sz w:val="32"/>
            <w:szCs w:val="32"/>
            <w:rPrChange w:id="1159" w:author="彭姐江苏协会五月无锡展十月南京" w:date="2024-07-18T11:35:29Z">
              <w:rPr>
                <w:rFonts w:hint="eastAsia" w:ascii="黑体" w:hAnsi="黑体" w:eastAsia="黑体"/>
                <w:sz w:val="32"/>
                <w:szCs w:val="32"/>
              </w:rPr>
            </w:rPrChange>
            <w14:textFill>
              <w14:solidFill>
                <w14:schemeClr w14:val="tx1"/>
              </w14:solidFill>
            </w14:textFill>
          </w:rPr>
          <w:t>（八）处理其他日常事务。</w:t>
        </w:r>
      </w:ins>
    </w:p>
    <w:p w14:paraId="4046B99A">
      <w:pPr>
        <w:adjustRightInd w:val="0"/>
        <w:snapToGrid w:val="0"/>
        <w:spacing w:line="480" w:lineRule="exact"/>
        <w:rPr>
          <w:ins w:id="1160" w:author="格格 刘" w:date="2024-07-16T16:21:00Z"/>
          <w:rFonts w:hint="eastAsia" w:ascii="方正仿宋_GBK" w:hAnsi="方正仿宋_GBK" w:eastAsia="方正仿宋_GBK" w:cs="方正仿宋_GBK"/>
          <w:color w:val="000000" w:themeColor="text1"/>
          <w:sz w:val="32"/>
          <w:szCs w:val="32"/>
          <w:rPrChange w:id="1161" w:author="彭姐江苏协会五月无锡展十月南京" w:date="2024-07-18T11:35:29Z">
            <w:rPr>
              <w:ins w:id="1162" w:author="格格 刘" w:date="2024-07-16T16:21:00Z"/>
              <w:rFonts w:ascii="黑体" w:hAnsi="黑体" w:eastAsia="黑体"/>
              <w:sz w:val="32"/>
              <w:szCs w:val="32"/>
            </w:rPr>
          </w:rPrChange>
          <w14:textFill>
            <w14:solidFill>
              <w14:schemeClr w14:val="tx1"/>
            </w14:solidFill>
          </w14:textFill>
        </w:rPr>
      </w:pPr>
      <w:ins w:id="1163" w:author="格格 刘" w:date="2024-07-16T16:21:00Z">
        <w:r>
          <w:rPr>
            <w:rFonts w:hint="eastAsia" w:ascii="方正仿宋_GBK" w:hAnsi="方正仿宋_GBK" w:eastAsia="方正仿宋_GBK" w:cs="方正仿宋_GBK"/>
            <w:color w:val="000000" w:themeColor="text1"/>
            <w:sz w:val="32"/>
            <w:szCs w:val="32"/>
            <w:rPrChange w:id="1164"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ins w:id="1165" w:author="格格 刘" w:date="2024-07-16T16:21:00Z">
        <w:r>
          <w:rPr>
            <w:rFonts w:hint="eastAsia" w:ascii="方正仿宋_GBK" w:hAnsi="方正仿宋_GBK" w:eastAsia="方正仿宋_GBK" w:cs="方正仿宋_GBK"/>
            <w:b/>
            <w:bCs/>
            <w:color w:val="000000" w:themeColor="text1"/>
            <w:sz w:val="32"/>
            <w:szCs w:val="32"/>
            <w:rPrChange w:id="1166" w:author="彭姐江苏协会五月无锡展十月南京" w:date="2024-07-18T11:41:20Z">
              <w:rPr>
                <w:rFonts w:hint="eastAsia" w:ascii="黑体" w:hAnsi="黑体" w:eastAsia="黑体"/>
                <w:sz w:val="32"/>
                <w:szCs w:val="32"/>
              </w:rPr>
            </w:rPrChange>
            <w14:textFill>
              <w14:solidFill>
                <w14:schemeClr w14:val="tx1"/>
              </w14:solidFill>
            </w14:textFill>
          </w:rPr>
          <w:t>第三十七条</w:t>
        </w:r>
      </w:ins>
      <w:ins w:id="1167" w:author="格格 刘" w:date="2024-07-16T16:21:00Z">
        <w:r>
          <w:rPr>
            <w:rFonts w:hint="eastAsia" w:ascii="方正仿宋_GBK" w:hAnsi="方正仿宋_GBK" w:eastAsia="方正仿宋_GBK" w:cs="方正仿宋_GBK"/>
            <w:color w:val="000000" w:themeColor="text1"/>
            <w:sz w:val="32"/>
            <w:szCs w:val="32"/>
            <w:rPrChange w:id="1168"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会员</w:t>
        </w:r>
      </w:ins>
      <w:ins w:id="1169" w:author="格格 刘" w:date="2024-07-16T16:21:00Z">
        <w:del w:id="1170" w:author="翟靓雅" w:date="2024-07-17T09:58:00Z">
          <w:r>
            <w:rPr>
              <w:rFonts w:hint="eastAsia" w:ascii="方正仿宋_GBK" w:hAnsi="方正仿宋_GBK" w:eastAsia="方正仿宋_GBK" w:cs="方正仿宋_GBK"/>
              <w:color w:val="000000" w:themeColor="text1"/>
              <w:sz w:val="32"/>
              <w:szCs w:val="32"/>
              <w:rPrChange w:id="1171"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1172" w:author="格格 刘" w:date="2024-07-16T16:21:00Z">
        <w:r>
          <w:rPr>
            <w:rFonts w:hint="eastAsia" w:ascii="方正仿宋_GBK" w:hAnsi="方正仿宋_GBK" w:eastAsia="方正仿宋_GBK" w:cs="方正仿宋_GBK"/>
            <w:color w:val="000000" w:themeColor="text1"/>
            <w:sz w:val="32"/>
            <w:szCs w:val="32"/>
            <w:rPrChange w:id="1173" w:author="彭姐江苏协会五月无锡展十月南京" w:date="2024-07-18T11:35:29Z">
              <w:rPr>
                <w:rFonts w:hint="eastAsia" w:ascii="黑体" w:hAnsi="黑体" w:eastAsia="黑体"/>
                <w:sz w:val="32"/>
                <w:szCs w:val="32"/>
              </w:rPr>
            </w:rPrChange>
            <w14:textFill>
              <w14:solidFill>
                <w14:schemeClr w14:val="tx1"/>
              </w14:solidFill>
            </w14:textFill>
          </w:rPr>
          <w:t>大会、理事会应当制作会议记录。形成决议的，应当制作书面决议，并由负责人审阅、签名。会议记录、会议决议应当以适当方式向会员通报。</w:t>
        </w:r>
      </w:ins>
    </w:p>
    <w:p w14:paraId="74AD0CB9">
      <w:pPr>
        <w:adjustRightInd w:val="0"/>
        <w:snapToGrid w:val="0"/>
        <w:spacing w:line="480" w:lineRule="exact"/>
        <w:rPr>
          <w:ins w:id="1174" w:author="格格 刘" w:date="2024-07-16T16:21:00Z"/>
          <w:rFonts w:hint="eastAsia" w:ascii="方正仿宋_GBK" w:hAnsi="方正仿宋_GBK" w:eastAsia="方正仿宋_GBK" w:cs="方正仿宋_GBK"/>
          <w:color w:val="000000" w:themeColor="text1"/>
          <w:sz w:val="32"/>
          <w:szCs w:val="32"/>
          <w:rPrChange w:id="1175" w:author="彭姐江苏协会五月无锡展十月南京" w:date="2024-07-18T11:35:29Z">
            <w:rPr>
              <w:ins w:id="1176" w:author="格格 刘" w:date="2024-07-16T16:21:00Z"/>
              <w:rFonts w:ascii="黑体" w:hAnsi="黑体" w:eastAsia="黑体"/>
              <w:sz w:val="32"/>
              <w:szCs w:val="32"/>
            </w:rPr>
          </w:rPrChange>
          <w14:textFill>
            <w14:solidFill>
              <w14:schemeClr w14:val="tx1"/>
            </w14:solidFill>
          </w14:textFill>
        </w:rPr>
      </w:pPr>
      <w:ins w:id="1177" w:author="格格 刘" w:date="2024-07-16T16:21:00Z">
        <w:r>
          <w:rPr>
            <w:rFonts w:hint="eastAsia" w:ascii="方正仿宋_GBK" w:hAnsi="方正仿宋_GBK" w:eastAsia="方正仿宋_GBK" w:cs="方正仿宋_GBK"/>
            <w:color w:val="000000" w:themeColor="text1"/>
            <w:sz w:val="32"/>
            <w:szCs w:val="32"/>
            <w:rPrChange w:id="1178"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负责人的选举结果须经</w:t>
        </w:r>
      </w:ins>
      <w:ins w:id="1179" w:author="翟靓雅" w:date="2024-07-17T09:58:00Z">
        <w:r>
          <w:rPr>
            <w:rFonts w:hint="eastAsia" w:ascii="方正仿宋_GBK" w:hAnsi="方正仿宋_GBK" w:eastAsia="方正仿宋_GBK" w:cs="方正仿宋_GBK"/>
            <w:color w:val="000000" w:themeColor="text1"/>
            <w:sz w:val="32"/>
            <w:szCs w:val="32"/>
            <w:rPrChange w:id="1180" w:author="彭姐江苏协会五月无锡展十月南京" w:date="2024-07-18T11:35:29Z">
              <w:rPr>
                <w:rFonts w:ascii="Times New Roman" w:hAnsi="Times New Roman" w:eastAsia="方正楷体_GBK"/>
                <w:sz w:val="32"/>
                <w:szCs w:val="32"/>
              </w:rPr>
            </w:rPrChange>
            <w14:textFill>
              <w14:solidFill>
                <w14:schemeClr w14:val="tx1"/>
              </w14:solidFill>
            </w14:textFill>
          </w:rPr>
          <w:t>党建工作机构授权的</w:t>
        </w:r>
      </w:ins>
      <w:ins w:id="1181" w:author="格格 刘" w:date="2024-07-16T16:21:00Z">
        <w:r>
          <w:rPr>
            <w:rFonts w:hint="eastAsia" w:ascii="方正仿宋_GBK" w:hAnsi="方正仿宋_GBK" w:eastAsia="方正仿宋_GBK" w:cs="方正仿宋_GBK"/>
            <w:color w:val="000000" w:themeColor="text1"/>
            <w:sz w:val="32"/>
            <w:szCs w:val="32"/>
            <w:rPrChange w:id="1182" w:author="彭姐江苏协会五月无锡展十月南京" w:date="2024-07-18T11:35:29Z">
              <w:rPr>
                <w:rFonts w:hint="eastAsia" w:ascii="黑体" w:hAnsi="黑体" w:eastAsia="黑体"/>
                <w:sz w:val="32"/>
                <w:szCs w:val="32"/>
              </w:rPr>
            </w:rPrChange>
            <w14:textFill>
              <w14:solidFill>
                <w14:schemeClr w14:val="tx1"/>
              </w14:solidFill>
            </w14:textFill>
          </w:rPr>
          <w:t>属地党组织审查同意后，报登记管理机关备案并向会员公开。</w:t>
        </w:r>
      </w:ins>
    </w:p>
    <w:p w14:paraId="76D0277D">
      <w:pPr>
        <w:adjustRightInd w:val="0"/>
        <w:snapToGrid w:val="0"/>
        <w:spacing w:line="480" w:lineRule="exact"/>
        <w:ind w:firstLine="640" w:firstLineChars="200"/>
        <w:rPr>
          <w:ins w:id="1183" w:author="格格 刘" w:date="2024-07-16T16:21:00Z"/>
          <w:rFonts w:hint="eastAsia" w:ascii="方正仿宋_GBK" w:hAnsi="方正仿宋_GBK" w:eastAsia="方正仿宋_GBK" w:cs="方正仿宋_GBK"/>
          <w:color w:val="000000" w:themeColor="text1"/>
          <w:sz w:val="32"/>
          <w:szCs w:val="32"/>
          <w:rPrChange w:id="1184" w:author="彭姐江苏协会五月无锡展十月南京" w:date="2024-07-18T11:35:29Z">
            <w:rPr>
              <w:ins w:id="1185" w:author="格格 刘" w:date="2024-07-16T16:21:00Z"/>
              <w:rFonts w:ascii="黑体" w:hAnsi="黑体" w:eastAsia="黑体"/>
              <w:sz w:val="32"/>
              <w:szCs w:val="32"/>
            </w:rPr>
          </w:rPrChange>
          <w14:textFill>
            <w14:solidFill>
              <w14:schemeClr w14:val="tx1"/>
            </w14:solidFill>
          </w14:textFill>
        </w:rPr>
      </w:pPr>
      <w:ins w:id="1186" w:author="格格 刘" w:date="2024-07-16T16:21:00Z">
        <w:r>
          <w:rPr>
            <w:rFonts w:hint="eastAsia" w:ascii="方正仿宋_GBK" w:hAnsi="方正仿宋_GBK" w:eastAsia="方正仿宋_GBK" w:cs="方正仿宋_GBK"/>
            <w:color w:val="000000" w:themeColor="text1"/>
            <w:sz w:val="32"/>
            <w:szCs w:val="32"/>
            <w:rPrChange w:id="1187"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p>
    <w:p w14:paraId="09279743">
      <w:pPr>
        <w:adjustRightInd w:val="0"/>
        <w:snapToGrid w:val="0"/>
        <w:spacing w:line="480" w:lineRule="exact"/>
        <w:jc w:val="center"/>
        <w:rPr>
          <w:ins w:id="1188" w:author="格格 刘" w:date="2024-07-16T16:21:00Z"/>
          <w:rFonts w:hint="eastAsia" w:ascii="方正仿宋_GBK" w:hAnsi="方正仿宋_GBK" w:eastAsia="方正仿宋_GBK" w:cs="方正仿宋_GBK"/>
          <w:color w:val="000000" w:themeColor="text1"/>
          <w:szCs w:val="21"/>
          <w:rPrChange w:id="1189" w:author="彭姐江苏协会五月无锡展十月南京" w:date="2024-07-18T11:35:29Z">
            <w:rPr>
              <w:ins w:id="1190" w:author="格格 刘" w:date="2024-07-16T16:21:00Z"/>
              <w:szCs w:val="21"/>
            </w:rPr>
          </w:rPrChange>
          <w14:textFill>
            <w14:solidFill>
              <w14:schemeClr w14:val="tx1"/>
            </w14:solidFill>
          </w14:textFill>
        </w:rPr>
      </w:pPr>
      <w:ins w:id="1191" w:author="格格 刘" w:date="2024-07-16T16:21:00Z">
        <w:r>
          <w:rPr>
            <w:rFonts w:hint="eastAsia" w:ascii="方正仿宋_GBK" w:hAnsi="方正仿宋_GBK" w:eastAsia="方正仿宋_GBK" w:cs="方正仿宋_GBK"/>
            <w:b/>
            <w:color w:val="000000" w:themeColor="text1"/>
            <w:sz w:val="32"/>
            <w:szCs w:val="32"/>
            <w:rPrChange w:id="1192" w:author="彭姐江苏协会五月无锡展十月南京" w:date="2024-07-18T11:35:29Z">
              <w:rPr>
                <w:rFonts w:hint="eastAsia" w:ascii="黑体" w:hAnsi="黑体" w:eastAsia="黑体"/>
                <w:b/>
                <w:sz w:val="32"/>
                <w:szCs w:val="32"/>
              </w:rPr>
            </w:rPrChange>
            <w14:textFill>
              <w14:solidFill>
                <w14:schemeClr w14:val="tx1"/>
              </w14:solidFill>
            </w14:textFill>
          </w:rPr>
          <w:t>第四节  监事</w:t>
        </w:r>
      </w:ins>
    </w:p>
    <w:p w14:paraId="45B3D31F">
      <w:pPr>
        <w:adjustRightInd w:val="0"/>
        <w:snapToGrid w:val="0"/>
        <w:spacing w:line="480" w:lineRule="exact"/>
        <w:ind w:firstLine="640" w:firstLineChars="200"/>
        <w:rPr>
          <w:ins w:id="1193" w:author="格格 刘" w:date="2024-07-16T16:21:00Z"/>
          <w:rFonts w:hint="eastAsia" w:ascii="方正仿宋_GBK" w:hAnsi="方正仿宋_GBK" w:eastAsia="方正仿宋_GBK" w:cs="方正仿宋_GBK"/>
          <w:color w:val="000000" w:themeColor="text1"/>
          <w:sz w:val="32"/>
          <w:szCs w:val="32"/>
          <w:rPrChange w:id="1194" w:author="彭姐江苏协会五月无锡展十月南京" w:date="2024-07-18T11:35:29Z">
            <w:rPr>
              <w:ins w:id="1195" w:author="格格 刘" w:date="2024-07-16T16:21:00Z"/>
              <w:rFonts w:ascii="黑体" w:hAnsi="黑体" w:eastAsia="黑体"/>
              <w:sz w:val="32"/>
              <w:szCs w:val="32"/>
            </w:rPr>
          </w:rPrChange>
          <w14:textFill>
            <w14:solidFill>
              <w14:schemeClr w14:val="tx1"/>
            </w14:solidFill>
          </w14:textFill>
        </w:rPr>
      </w:pPr>
      <w:ins w:id="1196" w:author="格格 刘" w:date="2024-07-16T16:21:00Z">
        <w:r>
          <w:rPr>
            <w:rFonts w:hint="eastAsia" w:ascii="方正仿宋_GBK" w:hAnsi="方正仿宋_GBK" w:eastAsia="方正仿宋_GBK" w:cs="方正仿宋_GBK"/>
            <w:b/>
            <w:bCs/>
            <w:color w:val="000000" w:themeColor="text1"/>
            <w:sz w:val="32"/>
            <w:szCs w:val="32"/>
            <w:rPrChange w:id="1197" w:author="彭姐江苏协会五月无锡展十月南京" w:date="2024-07-18T11:41:26Z">
              <w:rPr>
                <w:rFonts w:hint="eastAsia" w:ascii="黑体" w:hAnsi="黑体" w:eastAsia="黑体"/>
                <w:sz w:val="32"/>
                <w:szCs w:val="32"/>
              </w:rPr>
            </w:rPrChange>
            <w14:textFill>
              <w14:solidFill>
                <w14:schemeClr w14:val="tx1"/>
              </w14:solidFill>
            </w14:textFill>
          </w:rPr>
          <w:t>第三十八条</w:t>
        </w:r>
      </w:ins>
      <w:ins w:id="1198" w:author="格格 刘" w:date="2024-07-16T16:21:00Z">
        <w:r>
          <w:rPr>
            <w:rFonts w:hint="eastAsia" w:ascii="方正仿宋_GBK" w:hAnsi="方正仿宋_GBK" w:eastAsia="方正仿宋_GBK" w:cs="方正仿宋_GBK"/>
            <w:color w:val="000000" w:themeColor="text1"/>
            <w:sz w:val="32"/>
            <w:szCs w:val="32"/>
            <w:rPrChange w:id="1199"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本会设监事1名。监事任期和理事任期一致，期满可以连任。</w:t>
        </w:r>
      </w:ins>
    </w:p>
    <w:p w14:paraId="3826650A">
      <w:pPr>
        <w:pStyle w:val="15"/>
        <w:adjustRightInd w:val="0"/>
        <w:snapToGrid w:val="0"/>
        <w:spacing w:line="480" w:lineRule="exact"/>
        <w:ind w:firstLine="0" w:firstLineChars="0"/>
        <w:rPr>
          <w:ins w:id="1200" w:author="格格 刘" w:date="2024-07-16T16:21:00Z"/>
          <w:rFonts w:hint="eastAsia" w:ascii="方正仿宋_GBK" w:hAnsi="方正仿宋_GBK" w:eastAsia="方正仿宋_GBK" w:cs="方正仿宋_GBK"/>
          <w:color w:val="000000" w:themeColor="text1"/>
          <w:sz w:val="32"/>
          <w:szCs w:val="32"/>
          <w:rPrChange w:id="1201" w:author="彭姐江苏协会五月无锡展十月南京" w:date="2024-07-18T11:35:29Z">
            <w:rPr>
              <w:ins w:id="1202" w:author="格格 刘" w:date="2024-07-16T16:21:00Z"/>
              <w:rFonts w:ascii="黑体" w:hAnsi="黑体" w:eastAsia="黑体"/>
              <w:sz w:val="32"/>
              <w:szCs w:val="32"/>
            </w:rPr>
          </w:rPrChange>
          <w14:textFill>
            <w14:solidFill>
              <w14:schemeClr w14:val="tx1"/>
            </w14:solidFill>
          </w14:textFill>
        </w:rPr>
      </w:pPr>
      <w:ins w:id="1203" w:author="格格 刘" w:date="2024-07-16T16:21:00Z">
        <w:r>
          <w:rPr>
            <w:rFonts w:hint="eastAsia" w:ascii="方正仿宋_GBK" w:hAnsi="方正仿宋_GBK" w:eastAsia="方正仿宋_GBK" w:cs="方正仿宋_GBK"/>
            <w:color w:val="000000" w:themeColor="text1"/>
            <w:sz w:val="32"/>
            <w:szCs w:val="32"/>
            <w:rPrChange w:id="1204"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ins w:id="1205" w:author="格格 刘" w:date="2024-07-16T16:21:00Z">
        <w:r>
          <w:rPr>
            <w:rFonts w:hint="eastAsia" w:ascii="方正仿宋_GBK" w:hAnsi="方正仿宋_GBK" w:eastAsia="方正仿宋_GBK" w:cs="方正仿宋_GBK"/>
            <w:b/>
            <w:bCs/>
            <w:color w:val="000000" w:themeColor="text1"/>
            <w:sz w:val="32"/>
            <w:szCs w:val="32"/>
            <w:rPrChange w:id="1206" w:author="彭姐江苏协会五月无锡展十月南京" w:date="2024-07-18T11:41:30Z">
              <w:rPr>
                <w:rFonts w:hint="eastAsia" w:ascii="黑体" w:hAnsi="黑体" w:eastAsia="黑体"/>
                <w:sz w:val="32"/>
                <w:szCs w:val="32"/>
              </w:rPr>
            </w:rPrChange>
            <w14:textFill>
              <w14:solidFill>
                <w14:schemeClr w14:val="tx1"/>
              </w14:solidFill>
            </w14:textFill>
          </w:rPr>
          <w:t>第三十九条</w:t>
        </w:r>
      </w:ins>
      <w:ins w:id="1207" w:author="格格 刘" w:date="2024-07-16T16:21:00Z">
        <w:r>
          <w:rPr>
            <w:rFonts w:hint="eastAsia" w:ascii="方正仿宋_GBK" w:hAnsi="方正仿宋_GBK" w:eastAsia="方正仿宋_GBK" w:cs="方正仿宋_GBK"/>
            <w:color w:val="000000" w:themeColor="text1"/>
            <w:sz w:val="32"/>
            <w:szCs w:val="32"/>
            <w:rPrChange w:id="1208"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本会的负责人、理事和财务管理人员以及内设机构工作人员不兼任监事。</w:t>
        </w:r>
      </w:ins>
    </w:p>
    <w:p w14:paraId="47914633">
      <w:pPr>
        <w:adjustRightInd w:val="0"/>
        <w:snapToGrid w:val="0"/>
        <w:spacing w:line="480" w:lineRule="exact"/>
        <w:ind w:firstLine="640" w:firstLineChars="200"/>
        <w:rPr>
          <w:ins w:id="1209" w:author="格格 刘" w:date="2024-07-16T16:21:00Z"/>
          <w:rFonts w:hint="eastAsia" w:ascii="方正仿宋_GBK" w:hAnsi="方正仿宋_GBK" w:eastAsia="方正仿宋_GBK" w:cs="方正仿宋_GBK"/>
          <w:color w:val="000000" w:themeColor="text1"/>
          <w:sz w:val="32"/>
          <w:szCs w:val="32"/>
          <w:rPrChange w:id="1210" w:author="彭姐江苏协会五月无锡展十月南京" w:date="2024-07-18T11:35:29Z">
            <w:rPr>
              <w:ins w:id="1211" w:author="格格 刘" w:date="2024-07-16T16:21:00Z"/>
              <w:rFonts w:ascii="黑体" w:hAnsi="黑体" w:eastAsia="黑体"/>
              <w:sz w:val="32"/>
              <w:szCs w:val="32"/>
            </w:rPr>
          </w:rPrChange>
          <w14:textFill>
            <w14:solidFill>
              <w14:schemeClr w14:val="tx1"/>
            </w14:solidFill>
          </w14:textFill>
        </w:rPr>
      </w:pPr>
      <w:ins w:id="1212" w:author="格格 刘" w:date="2024-07-16T16:21:00Z">
        <w:r>
          <w:rPr>
            <w:rFonts w:hint="eastAsia" w:ascii="方正仿宋_GBK" w:hAnsi="方正仿宋_GBK" w:eastAsia="方正仿宋_GBK" w:cs="方正仿宋_GBK"/>
            <w:b/>
            <w:bCs/>
            <w:color w:val="000000" w:themeColor="text1"/>
            <w:sz w:val="32"/>
            <w:szCs w:val="32"/>
            <w:rPrChange w:id="1213" w:author="彭姐江苏协会五月无锡展十月南京" w:date="2024-07-18T11:41:35Z">
              <w:rPr>
                <w:rFonts w:hint="eastAsia" w:ascii="黑体" w:hAnsi="黑体" w:eastAsia="黑体"/>
                <w:sz w:val="32"/>
                <w:szCs w:val="32"/>
              </w:rPr>
            </w:rPrChange>
            <w14:textFill>
              <w14:solidFill>
                <w14:schemeClr w14:val="tx1"/>
              </w14:solidFill>
            </w14:textFill>
          </w:rPr>
          <w:t>第四十条</w:t>
        </w:r>
      </w:ins>
      <w:ins w:id="1214" w:author="格格 刘" w:date="2024-07-16T16:21:00Z">
        <w:r>
          <w:rPr>
            <w:rFonts w:hint="eastAsia" w:ascii="方正仿宋_GBK" w:hAnsi="方正仿宋_GBK" w:eastAsia="方正仿宋_GBK" w:cs="方正仿宋_GBK"/>
            <w:color w:val="000000" w:themeColor="text1"/>
            <w:sz w:val="32"/>
            <w:szCs w:val="32"/>
            <w:rPrChange w:id="1215"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监事行使下列职权：</w:t>
        </w:r>
      </w:ins>
    </w:p>
    <w:p w14:paraId="2F65548A">
      <w:pPr>
        <w:adjustRightInd w:val="0"/>
        <w:snapToGrid w:val="0"/>
        <w:spacing w:line="480" w:lineRule="exact"/>
        <w:ind w:firstLine="640" w:firstLineChars="200"/>
        <w:rPr>
          <w:ins w:id="1216" w:author="格格 刘" w:date="2024-07-16T16:21:00Z"/>
          <w:rFonts w:hint="eastAsia" w:ascii="方正仿宋_GBK" w:hAnsi="方正仿宋_GBK" w:eastAsia="方正仿宋_GBK" w:cs="方正仿宋_GBK"/>
          <w:color w:val="000000" w:themeColor="text1"/>
          <w:sz w:val="32"/>
          <w:szCs w:val="32"/>
          <w:rPrChange w:id="1217" w:author="彭姐江苏协会五月无锡展十月南京" w:date="2024-07-18T11:35:29Z">
            <w:rPr>
              <w:ins w:id="1218" w:author="格格 刘" w:date="2024-07-16T16:21:00Z"/>
              <w:rFonts w:ascii="黑体" w:hAnsi="黑体" w:eastAsia="黑体"/>
              <w:sz w:val="32"/>
              <w:szCs w:val="32"/>
            </w:rPr>
          </w:rPrChange>
          <w14:textFill>
            <w14:solidFill>
              <w14:schemeClr w14:val="tx1"/>
            </w14:solidFill>
          </w14:textFill>
        </w:rPr>
      </w:pPr>
      <w:ins w:id="1219" w:author="格格 刘" w:date="2024-07-16T16:21:00Z">
        <w:r>
          <w:rPr>
            <w:rFonts w:hint="eastAsia" w:ascii="方正仿宋_GBK" w:hAnsi="方正仿宋_GBK" w:eastAsia="方正仿宋_GBK" w:cs="方正仿宋_GBK"/>
            <w:color w:val="000000" w:themeColor="text1"/>
            <w:sz w:val="32"/>
            <w:szCs w:val="32"/>
            <w:rPrChange w:id="1220" w:author="彭姐江苏协会五月无锡展十月南京" w:date="2024-07-18T11:35:29Z">
              <w:rPr>
                <w:rFonts w:hint="eastAsia" w:ascii="黑体" w:hAnsi="黑体" w:eastAsia="黑体"/>
                <w:sz w:val="32"/>
                <w:szCs w:val="32"/>
              </w:rPr>
            </w:rPrChange>
            <w14:textFill>
              <w14:solidFill>
                <w14:schemeClr w14:val="tx1"/>
              </w14:solidFill>
            </w14:textFill>
          </w:rPr>
          <w:t>（一）列席理事会相关会议，对理事会决议事项提出质询或建议；</w:t>
        </w:r>
      </w:ins>
    </w:p>
    <w:p w14:paraId="573C9387">
      <w:pPr>
        <w:adjustRightInd w:val="0"/>
        <w:snapToGrid w:val="0"/>
        <w:spacing w:line="480" w:lineRule="exact"/>
        <w:ind w:firstLine="640" w:firstLineChars="200"/>
        <w:rPr>
          <w:ins w:id="1221" w:author="格格 刘" w:date="2024-07-16T16:21:00Z"/>
          <w:rFonts w:hint="eastAsia" w:ascii="方正仿宋_GBK" w:hAnsi="方正仿宋_GBK" w:eastAsia="方正仿宋_GBK" w:cs="方正仿宋_GBK"/>
          <w:color w:val="000000" w:themeColor="text1"/>
          <w:sz w:val="32"/>
          <w:szCs w:val="32"/>
          <w:rPrChange w:id="1222" w:author="彭姐江苏协会五月无锡展十月南京" w:date="2024-07-18T11:35:29Z">
            <w:rPr>
              <w:ins w:id="1223" w:author="格格 刘" w:date="2024-07-16T16:21:00Z"/>
              <w:rFonts w:ascii="黑体" w:hAnsi="黑体" w:eastAsia="黑体"/>
              <w:sz w:val="32"/>
              <w:szCs w:val="32"/>
            </w:rPr>
          </w:rPrChange>
          <w14:textFill>
            <w14:solidFill>
              <w14:schemeClr w14:val="tx1"/>
            </w14:solidFill>
          </w14:textFill>
        </w:rPr>
      </w:pPr>
      <w:ins w:id="1224" w:author="格格 刘" w:date="2024-07-16T16:21:00Z">
        <w:r>
          <w:rPr>
            <w:rFonts w:hint="eastAsia" w:ascii="方正仿宋_GBK" w:hAnsi="方正仿宋_GBK" w:eastAsia="方正仿宋_GBK" w:cs="方正仿宋_GBK"/>
            <w:color w:val="000000" w:themeColor="text1"/>
            <w:sz w:val="32"/>
            <w:szCs w:val="32"/>
            <w:rPrChange w:id="1225" w:author="彭姐江苏协会五月无锡展十月南京" w:date="2024-07-18T11:35:29Z">
              <w:rPr>
                <w:rFonts w:hint="eastAsia" w:ascii="黑体" w:hAnsi="黑体" w:eastAsia="黑体"/>
                <w:sz w:val="32"/>
                <w:szCs w:val="32"/>
              </w:rPr>
            </w:rPrChange>
            <w14:textFill>
              <w14:solidFill>
                <w14:schemeClr w14:val="tx1"/>
              </w14:solidFill>
            </w14:textFill>
          </w:rPr>
          <w:t>（二）对理事、负责人执行本会职务的行为进行监督，对违反法律法规和本会章程或者会员</w:t>
        </w:r>
      </w:ins>
      <w:ins w:id="1226" w:author="格格 刘" w:date="2024-07-16T16:21:00Z">
        <w:del w:id="1227" w:author="翟靓雅" w:date="2024-07-17T10:00:00Z">
          <w:r>
            <w:rPr>
              <w:rFonts w:hint="eastAsia" w:ascii="方正仿宋_GBK" w:hAnsi="方正仿宋_GBK" w:eastAsia="方正仿宋_GBK" w:cs="方正仿宋_GBK"/>
              <w:color w:val="000000" w:themeColor="text1"/>
              <w:sz w:val="32"/>
              <w:szCs w:val="32"/>
              <w:rPrChange w:id="1228"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1229" w:author="格格 刘" w:date="2024-07-16T16:21:00Z">
        <w:r>
          <w:rPr>
            <w:rFonts w:hint="eastAsia" w:ascii="方正仿宋_GBK" w:hAnsi="方正仿宋_GBK" w:eastAsia="方正仿宋_GBK" w:cs="方正仿宋_GBK"/>
            <w:color w:val="000000" w:themeColor="text1"/>
            <w:sz w:val="32"/>
            <w:szCs w:val="32"/>
            <w:rPrChange w:id="1230" w:author="彭姐江苏协会五月无锡展十月南京" w:date="2024-07-18T11:35:29Z">
              <w:rPr>
                <w:rFonts w:hint="eastAsia" w:ascii="黑体" w:hAnsi="黑体" w:eastAsia="黑体"/>
                <w:sz w:val="32"/>
                <w:szCs w:val="32"/>
              </w:rPr>
            </w:rPrChange>
            <w14:textFill>
              <w14:solidFill>
                <w14:schemeClr w14:val="tx1"/>
              </w14:solidFill>
            </w14:textFill>
          </w:rPr>
          <w:t>大会决议的负责人、理事提出依程序罢免的建议；</w:t>
        </w:r>
      </w:ins>
    </w:p>
    <w:p w14:paraId="67B46F3F">
      <w:pPr>
        <w:adjustRightInd w:val="0"/>
        <w:snapToGrid w:val="0"/>
        <w:spacing w:line="480" w:lineRule="exact"/>
        <w:ind w:firstLine="640" w:firstLineChars="200"/>
        <w:rPr>
          <w:ins w:id="1231" w:author="格格 刘" w:date="2024-07-16T16:21:00Z"/>
          <w:rFonts w:hint="eastAsia" w:ascii="方正仿宋_GBK" w:hAnsi="方正仿宋_GBK" w:eastAsia="方正仿宋_GBK" w:cs="方正仿宋_GBK"/>
          <w:color w:val="000000" w:themeColor="text1"/>
          <w:sz w:val="32"/>
          <w:szCs w:val="32"/>
          <w:rPrChange w:id="1232" w:author="彭姐江苏协会五月无锡展十月南京" w:date="2024-07-18T11:35:29Z">
            <w:rPr>
              <w:ins w:id="1233" w:author="格格 刘" w:date="2024-07-16T16:21:00Z"/>
              <w:rFonts w:ascii="黑体" w:hAnsi="黑体" w:eastAsia="黑体"/>
              <w:sz w:val="32"/>
              <w:szCs w:val="32"/>
            </w:rPr>
          </w:rPrChange>
          <w14:textFill>
            <w14:solidFill>
              <w14:schemeClr w14:val="tx1"/>
            </w14:solidFill>
          </w14:textFill>
        </w:rPr>
      </w:pPr>
      <w:ins w:id="1234" w:author="格格 刘" w:date="2024-07-16T16:21:00Z">
        <w:r>
          <w:rPr>
            <w:rFonts w:hint="eastAsia" w:ascii="方正仿宋_GBK" w:hAnsi="方正仿宋_GBK" w:eastAsia="方正仿宋_GBK" w:cs="方正仿宋_GBK"/>
            <w:color w:val="000000" w:themeColor="text1"/>
            <w:sz w:val="32"/>
            <w:szCs w:val="32"/>
            <w:rPrChange w:id="1235" w:author="彭姐江苏协会五月无锡展十月南京" w:date="2024-07-18T11:35:29Z">
              <w:rPr>
                <w:rFonts w:hint="eastAsia" w:ascii="黑体" w:hAnsi="黑体" w:eastAsia="黑体"/>
                <w:sz w:val="32"/>
                <w:szCs w:val="32"/>
              </w:rPr>
            </w:rPrChange>
            <w14:textFill>
              <w14:solidFill>
                <w14:schemeClr w14:val="tx1"/>
              </w14:solidFill>
            </w14:textFill>
          </w:rPr>
          <w:t>（三）检查本会的财务报告，向会员</w:t>
        </w:r>
      </w:ins>
      <w:ins w:id="1236" w:author="格格 刘" w:date="2024-07-16T16:21:00Z">
        <w:del w:id="1237" w:author="翟靓雅" w:date="2024-07-17T10:00:00Z">
          <w:r>
            <w:rPr>
              <w:rFonts w:hint="eastAsia" w:ascii="方正仿宋_GBK" w:hAnsi="方正仿宋_GBK" w:eastAsia="方正仿宋_GBK" w:cs="方正仿宋_GBK"/>
              <w:color w:val="000000" w:themeColor="text1"/>
              <w:sz w:val="32"/>
              <w:szCs w:val="32"/>
              <w:rPrChange w:id="1238"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1239" w:author="格格 刘" w:date="2024-07-16T16:21:00Z">
        <w:r>
          <w:rPr>
            <w:rFonts w:hint="eastAsia" w:ascii="方正仿宋_GBK" w:hAnsi="方正仿宋_GBK" w:eastAsia="方正仿宋_GBK" w:cs="方正仿宋_GBK"/>
            <w:color w:val="000000" w:themeColor="text1"/>
            <w:sz w:val="32"/>
            <w:szCs w:val="32"/>
            <w:rPrChange w:id="1240" w:author="彭姐江苏协会五月无锡展十月南京" w:date="2024-07-18T11:35:29Z">
              <w:rPr>
                <w:rFonts w:hint="eastAsia" w:ascii="黑体" w:hAnsi="黑体" w:eastAsia="黑体"/>
                <w:sz w:val="32"/>
                <w:szCs w:val="32"/>
              </w:rPr>
            </w:rPrChange>
            <w14:textFill>
              <w14:solidFill>
                <w14:schemeClr w14:val="tx1"/>
              </w14:solidFill>
            </w14:textFill>
          </w:rPr>
          <w:t>大会报告监事工作和提出建议；</w:t>
        </w:r>
      </w:ins>
    </w:p>
    <w:p w14:paraId="1393FA3B">
      <w:pPr>
        <w:adjustRightInd w:val="0"/>
        <w:snapToGrid w:val="0"/>
        <w:spacing w:line="480" w:lineRule="exact"/>
        <w:ind w:firstLine="640" w:firstLineChars="200"/>
        <w:rPr>
          <w:ins w:id="1241" w:author="格格 刘" w:date="2024-07-16T16:21:00Z"/>
          <w:rFonts w:hint="eastAsia" w:ascii="方正仿宋_GBK" w:hAnsi="方正仿宋_GBK" w:eastAsia="方正仿宋_GBK" w:cs="方正仿宋_GBK"/>
          <w:color w:val="000000" w:themeColor="text1"/>
          <w:sz w:val="32"/>
          <w:szCs w:val="32"/>
          <w:rPrChange w:id="1242" w:author="彭姐江苏协会五月无锡展十月南京" w:date="2024-07-18T11:35:29Z">
            <w:rPr>
              <w:ins w:id="1243" w:author="格格 刘" w:date="2024-07-16T16:21:00Z"/>
              <w:rFonts w:ascii="黑体" w:hAnsi="黑体" w:eastAsia="黑体"/>
              <w:sz w:val="32"/>
              <w:szCs w:val="32"/>
            </w:rPr>
          </w:rPrChange>
          <w14:textFill>
            <w14:solidFill>
              <w14:schemeClr w14:val="tx1"/>
            </w14:solidFill>
          </w14:textFill>
        </w:rPr>
      </w:pPr>
      <w:ins w:id="1244" w:author="格格 刘" w:date="2024-07-16T16:21:00Z">
        <w:r>
          <w:rPr>
            <w:rFonts w:hint="eastAsia" w:ascii="方正仿宋_GBK" w:hAnsi="方正仿宋_GBK" w:eastAsia="方正仿宋_GBK" w:cs="方正仿宋_GBK"/>
            <w:color w:val="000000" w:themeColor="text1"/>
            <w:sz w:val="32"/>
            <w:szCs w:val="32"/>
            <w:rPrChange w:id="1245" w:author="彭姐江苏协会五月无锡展十月南京" w:date="2024-07-18T11:35:29Z">
              <w:rPr>
                <w:rFonts w:hint="eastAsia" w:ascii="黑体" w:hAnsi="黑体" w:eastAsia="黑体"/>
                <w:sz w:val="32"/>
                <w:szCs w:val="32"/>
              </w:rPr>
            </w:rPrChange>
            <w14:textFill>
              <w14:solidFill>
                <w14:schemeClr w14:val="tx1"/>
              </w14:solidFill>
            </w14:textFill>
          </w:rPr>
          <w:t>（四）对负责人、理事、财务管理人员损害本会利益的行为，及时予以纠正;</w:t>
        </w:r>
      </w:ins>
    </w:p>
    <w:p w14:paraId="0F8C1FE0">
      <w:pPr>
        <w:autoSpaceDE w:val="0"/>
        <w:adjustRightInd w:val="0"/>
        <w:snapToGrid w:val="0"/>
        <w:spacing w:line="480" w:lineRule="exact"/>
        <w:ind w:firstLine="640" w:firstLineChars="200"/>
        <w:rPr>
          <w:ins w:id="1246" w:author="格格 刘" w:date="2024-07-16T16:21:00Z"/>
          <w:rFonts w:hint="eastAsia" w:ascii="方正仿宋_GBK" w:hAnsi="方正仿宋_GBK" w:eastAsia="方正仿宋_GBK" w:cs="方正仿宋_GBK"/>
          <w:color w:val="000000" w:themeColor="text1"/>
          <w:sz w:val="32"/>
          <w:szCs w:val="32"/>
          <w:rPrChange w:id="1247" w:author="彭姐江苏协会五月无锡展十月南京" w:date="2024-07-18T11:35:29Z">
            <w:rPr>
              <w:ins w:id="1248" w:author="格格 刘" w:date="2024-07-16T16:21:00Z"/>
              <w:rFonts w:ascii="黑体" w:hAnsi="黑体" w:eastAsia="黑体"/>
              <w:sz w:val="32"/>
              <w:szCs w:val="32"/>
            </w:rPr>
          </w:rPrChange>
          <w14:textFill>
            <w14:solidFill>
              <w14:schemeClr w14:val="tx1"/>
            </w14:solidFill>
          </w14:textFill>
        </w:rPr>
      </w:pPr>
      <w:ins w:id="1249" w:author="格格 刘" w:date="2024-07-16T16:21:00Z">
        <w:r>
          <w:rPr>
            <w:rFonts w:hint="eastAsia" w:ascii="方正仿宋_GBK" w:hAnsi="方正仿宋_GBK" w:eastAsia="方正仿宋_GBK" w:cs="方正仿宋_GBK"/>
            <w:color w:val="000000" w:themeColor="text1"/>
            <w:sz w:val="32"/>
            <w:szCs w:val="32"/>
            <w:rPrChange w:id="1250" w:author="彭姐江苏协会五月无锡展十月南京" w:date="2024-07-18T11:35:29Z">
              <w:rPr>
                <w:rFonts w:hint="eastAsia" w:ascii="黑体" w:hAnsi="黑体" w:eastAsia="黑体"/>
                <w:sz w:val="32"/>
                <w:szCs w:val="32"/>
              </w:rPr>
            </w:rPrChange>
            <w14:textFill>
              <w14:solidFill>
                <w14:schemeClr w14:val="tx1"/>
              </w14:solidFill>
            </w14:textFill>
          </w:rPr>
          <w:t>（五）向行业管理部门、登记管理机关以及税务、会计主管部门反映本会工作中存在的问题；</w:t>
        </w:r>
      </w:ins>
    </w:p>
    <w:p w14:paraId="05FB77A6">
      <w:pPr>
        <w:adjustRightInd w:val="0"/>
        <w:snapToGrid w:val="0"/>
        <w:spacing w:line="480" w:lineRule="exact"/>
        <w:rPr>
          <w:ins w:id="1251" w:author="格格 刘" w:date="2024-07-16T16:21:00Z"/>
          <w:rFonts w:hint="eastAsia" w:ascii="方正仿宋_GBK" w:hAnsi="方正仿宋_GBK" w:eastAsia="方正仿宋_GBK" w:cs="方正仿宋_GBK"/>
          <w:color w:val="000000" w:themeColor="text1"/>
          <w:sz w:val="32"/>
          <w:szCs w:val="32"/>
          <w:rPrChange w:id="1252" w:author="彭姐江苏协会五月无锡展十月南京" w:date="2024-07-18T11:35:29Z">
            <w:rPr>
              <w:ins w:id="1253" w:author="格格 刘" w:date="2024-07-16T16:21:00Z"/>
              <w:rFonts w:ascii="黑体" w:hAnsi="黑体" w:eastAsia="黑体"/>
              <w:sz w:val="32"/>
              <w:szCs w:val="32"/>
            </w:rPr>
          </w:rPrChange>
          <w14:textFill>
            <w14:solidFill>
              <w14:schemeClr w14:val="tx1"/>
            </w14:solidFill>
          </w14:textFill>
        </w:rPr>
      </w:pPr>
      <w:ins w:id="1254" w:author="格格 刘" w:date="2024-07-16T16:21:00Z">
        <w:r>
          <w:rPr>
            <w:rFonts w:hint="eastAsia" w:ascii="方正仿宋_GBK" w:hAnsi="方正仿宋_GBK" w:eastAsia="方正仿宋_GBK" w:cs="方正仿宋_GBK"/>
            <w:color w:val="000000" w:themeColor="text1"/>
            <w:sz w:val="32"/>
            <w:szCs w:val="32"/>
            <w:rPrChange w:id="1255"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（六）决定其他应由监事审议的事项。</w:t>
        </w:r>
      </w:ins>
    </w:p>
    <w:p w14:paraId="605022B5">
      <w:pPr>
        <w:pStyle w:val="6"/>
        <w:adjustRightInd w:val="0"/>
        <w:snapToGrid w:val="0"/>
        <w:spacing w:line="480" w:lineRule="exact"/>
        <w:jc w:val="center"/>
        <w:rPr>
          <w:ins w:id="1256" w:author="格格 刘" w:date="2024-07-16T16:21:00Z"/>
          <w:rFonts w:hint="eastAsia" w:ascii="方正仿宋_GBK" w:hAnsi="方正仿宋_GBK" w:eastAsia="方正仿宋_GBK" w:cs="方正仿宋_GBK"/>
          <w:b/>
          <w:color w:val="000000" w:themeColor="text1"/>
          <w:sz w:val="32"/>
          <w:szCs w:val="32"/>
          <w:rPrChange w:id="1257" w:author="彭姐江苏协会五月无锡展十月南京" w:date="2024-07-18T11:35:29Z">
            <w:rPr>
              <w:ins w:id="1258" w:author="格格 刘" w:date="2024-07-16T16:21:00Z"/>
              <w:rFonts w:ascii="黑体" w:hAnsi="黑体" w:eastAsia="黑体"/>
              <w:b/>
              <w:sz w:val="32"/>
              <w:szCs w:val="32"/>
            </w:rPr>
          </w:rPrChange>
          <w14:textFill>
            <w14:solidFill>
              <w14:schemeClr w14:val="tx1"/>
            </w14:solidFill>
          </w14:textFill>
        </w:rPr>
      </w:pPr>
      <w:ins w:id="1259" w:author="格格 刘" w:date="2024-07-16T16:21:00Z">
        <w:r>
          <w:rPr>
            <w:rFonts w:hint="eastAsia" w:ascii="方正仿宋_GBK" w:hAnsi="方正仿宋_GBK" w:eastAsia="方正仿宋_GBK" w:cs="方正仿宋_GBK"/>
            <w:b/>
            <w:color w:val="000000" w:themeColor="text1"/>
            <w:sz w:val="32"/>
            <w:szCs w:val="32"/>
            <w:rPrChange w:id="1260" w:author="彭姐江苏协会五月无锡展十月南京" w:date="2024-07-18T11:35:29Z">
              <w:rPr>
                <w:rFonts w:hint="eastAsia" w:ascii="黑体" w:hAnsi="黑体" w:eastAsia="黑体"/>
                <w:b/>
                <w:sz w:val="32"/>
                <w:szCs w:val="32"/>
              </w:rPr>
            </w:rPrChange>
            <w14:textFill>
              <w14:solidFill>
                <w14:schemeClr w14:val="tx1"/>
              </w14:solidFill>
            </w14:textFill>
          </w:rPr>
          <w:t xml:space="preserve"> </w:t>
        </w:r>
      </w:ins>
    </w:p>
    <w:p w14:paraId="7A8F7C7D">
      <w:pPr>
        <w:pStyle w:val="6"/>
        <w:spacing w:line="480" w:lineRule="exact"/>
        <w:jc w:val="center"/>
        <w:rPr>
          <w:ins w:id="1261" w:author="格格 刘" w:date="2024-07-16T16:21:00Z"/>
          <w:rFonts w:hint="eastAsia" w:ascii="方正仿宋_GBK" w:hAnsi="方正仿宋_GBK" w:eastAsia="方正仿宋_GBK" w:cs="方正仿宋_GBK"/>
          <w:b/>
          <w:color w:val="000000" w:themeColor="text1"/>
          <w:sz w:val="32"/>
          <w:szCs w:val="32"/>
          <w:rPrChange w:id="1262" w:author="彭姐江苏协会五月无锡展十月南京" w:date="2024-07-18T11:35:29Z">
            <w:rPr>
              <w:ins w:id="1263" w:author="格格 刘" w:date="2024-07-16T16:21:00Z"/>
              <w:rFonts w:ascii="黑体" w:hAnsi="黑体" w:eastAsia="黑体"/>
              <w:b/>
              <w:sz w:val="32"/>
              <w:szCs w:val="32"/>
            </w:rPr>
          </w:rPrChange>
          <w14:textFill>
            <w14:solidFill>
              <w14:schemeClr w14:val="tx1"/>
            </w14:solidFill>
          </w14:textFill>
        </w:rPr>
      </w:pPr>
      <w:ins w:id="1264" w:author="格格 刘" w:date="2024-07-16T16:21:00Z">
        <w:r>
          <w:rPr>
            <w:rStyle w:val="17"/>
            <w:rFonts w:hint="eastAsia" w:ascii="方正仿宋_GBK" w:hAnsi="方正仿宋_GBK" w:eastAsia="方正仿宋_GBK" w:cs="方正仿宋_GBK"/>
            <w:b/>
            <w:color w:val="000000" w:themeColor="text1"/>
            <w:sz w:val="32"/>
            <w:szCs w:val="32"/>
            <w:rPrChange w:id="1265" w:author="彭姐江苏协会五月无锡展十月南京" w:date="2024-07-18T11:35:29Z">
              <w:rPr>
                <w:rStyle w:val="17"/>
                <w:rFonts w:hint="eastAsia" w:ascii="黑体" w:hAnsi="黑体" w:eastAsia="黑体"/>
                <w:b/>
                <w:sz w:val="32"/>
                <w:szCs w:val="32"/>
              </w:rPr>
            </w:rPrChange>
            <w14:textFill>
              <w14:solidFill>
                <w14:schemeClr w14:val="tx1"/>
              </w14:solidFill>
            </w14:textFill>
          </w:rPr>
          <w:t>第五节  内部管理制度和矛盾解决机制</w:t>
        </w:r>
      </w:ins>
    </w:p>
    <w:p w14:paraId="4F1874D6">
      <w:pPr>
        <w:pStyle w:val="6"/>
        <w:spacing w:line="480" w:lineRule="exact"/>
        <w:rPr>
          <w:ins w:id="1266" w:author="格格 刘" w:date="2024-07-16T16:21:00Z"/>
          <w:rFonts w:hint="eastAsia" w:ascii="方正仿宋_GBK" w:hAnsi="方正仿宋_GBK" w:eastAsia="方正仿宋_GBK" w:cs="方正仿宋_GBK"/>
          <w:color w:val="000000" w:themeColor="text1"/>
          <w:sz w:val="32"/>
          <w:szCs w:val="32"/>
          <w:rPrChange w:id="1267" w:author="彭姐江苏协会五月无锡展十月南京" w:date="2024-07-18T11:35:29Z">
            <w:rPr>
              <w:ins w:id="1268" w:author="格格 刘" w:date="2024-07-16T16:21:00Z"/>
              <w:rFonts w:ascii="黑体" w:hAnsi="黑体" w:eastAsia="黑体"/>
              <w:sz w:val="32"/>
              <w:szCs w:val="32"/>
            </w:rPr>
          </w:rPrChange>
          <w14:textFill>
            <w14:solidFill>
              <w14:schemeClr w14:val="tx1"/>
            </w14:solidFill>
          </w14:textFill>
        </w:rPr>
      </w:pPr>
      <w:ins w:id="1269" w:author="格格 刘" w:date="2024-07-16T16:21:00Z">
        <w:r>
          <w:rPr>
            <w:rStyle w:val="17"/>
            <w:rFonts w:hint="eastAsia" w:ascii="方正仿宋_GBK" w:hAnsi="方正仿宋_GBK" w:eastAsia="方正仿宋_GBK" w:cs="方正仿宋_GBK"/>
            <w:color w:val="000000" w:themeColor="text1"/>
            <w:sz w:val="32"/>
            <w:szCs w:val="32"/>
            <w:rPrChange w:id="1270" w:author="彭姐江苏协会五月无锡展十月南京" w:date="2024-07-18T11:35:29Z">
              <w:rPr>
                <w:rStyle w:val="17"/>
                <w:rFonts w:hint="eastAsia" w:ascii="黑体" w:hAnsi="黑体" w:eastAsia="黑体"/>
                <w:sz w:val="32"/>
                <w:szCs w:val="32"/>
              </w:rPr>
            </w:rPrChange>
            <w14:textFill>
              <w14:solidFill>
                <w14:schemeClr w14:val="tx1"/>
              </w14:solidFill>
            </w14:textFill>
          </w:rPr>
          <w:t xml:space="preserve">    </w:t>
        </w:r>
      </w:ins>
      <w:ins w:id="1271" w:author="格格 刘" w:date="2024-07-16T16:21:00Z">
        <w:r>
          <w:rPr>
            <w:rStyle w:val="17"/>
            <w:rFonts w:hint="eastAsia" w:ascii="方正仿宋_GBK" w:hAnsi="方正仿宋_GBK" w:eastAsia="方正仿宋_GBK" w:cs="方正仿宋_GBK"/>
            <w:b/>
            <w:bCs/>
            <w:color w:val="000000" w:themeColor="text1"/>
            <w:sz w:val="32"/>
            <w:szCs w:val="32"/>
            <w:rPrChange w:id="1272" w:author="彭姐江苏协会五月无锡展十月南京" w:date="2024-07-18T11:42:02Z">
              <w:rPr>
                <w:rStyle w:val="17"/>
                <w:rFonts w:hint="eastAsia" w:ascii="黑体" w:hAnsi="黑体" w:eastAsia="黑体"/>
                <w:sz w:val="32"/>
                <w:szCs w:val="32"/>
              </w:rPr>
            </w:rPrChange>
            <w14:textFill>
              <w14:solidFill>
                <w14:schemeClr w14:val="tx1"/>
              </w14:solidFill>
            </w14:textFill>
          </w:rPr>
          <w:t>第</w:t>
        </w:r>
      </w:ins>
      <w:ins w:id="1273" w:author="格格 刘" w:date="2024-07-16T16:21:00Z">
        <w:r>
          <w:rPr>
            <w:rFonts w:hint="eastAsia" w:ascii="方正仿宋_GBK" w:hAnsi="方正仿宋_GBK" w:eastAsia="方正仿宋_GBK" w:cs="方正仿宋_GBK"/>
            <w:b/>
            <w:bCs/>
            <w:color w:val="000000" w:themeColor="text1"/>
            <w:sz w:val="32"/>
            <w:szCs w:val="32"/>
            <w:rPrChange w:id="1274" w:author="彭姐江苏协会五月无锡展十月南京" w:date="2024-07-18T11:42:02Z">
              <w:rPr>
                <w:rFonts w:hint="eastAsia" w:ascii="黑体" w:hAnsi="黑体" w:eastAsia="黑体"/>
                <w:sz w:val="32"/>
                <w:szCs w:val="32"/>
              </w:rPr>
            </w:rPrChange>
            <w14:textFill>
              <w14:solidFill>
                <w14:schemeClr w14:val="tx1"/>
              </w14:solidFill>
            </w14:textFill>
          </w:rPr>
          <w:t>四</w:t>
        </w:r>
      </w:ins>
      <w:ins w:id="1275" w:author="格格 刘" w:date="2024-07-16T16:21:00Z">
        <w:r>
          <w:rPr>
            <w:rStyle w:val="17"/>
            <w:rFonts w:hint="eastAsia" w:ascii="方正仿宋_GBK" w:hAnsi="方正仿宋_GBK" w:eastAsia="方正仿宋_GBK" w:cs="方正仿宋_GBK"/>
            <w:b/>
            <w:bCs/>
            <w:color w:val="000000" w:themeColor="text1"/>
            <w:sz w:val="32"/>
            <w:szCs w:val="32"/>
            <w:rPrChange w:id="1276" w:author="彭姐江苏协会五月无锡展十月南京" w:date="2024-07-18T11:42:02Z">
              <w:rPr>
                <w:rStyle w:val="17"/>
                <w:rFonts w:hint="eastAsia" w:ascii="黑体" w:hAnsi="黑体" w:eastAsia="黑体"/>
                <w:sz w:val="32"/>
                <w:szCs w:val="32"/>
              </w:rPr>
            </w:rPrChange>
            <w14:textFill>
              <w14:solidFill>
                <w14:schemeClr w14:val="tx1"/>
              </w14:solidFill>
            </w14:textFill>
          </w:rPr>
          <w:t>十一条</w:t>
        </w:r>
      </w:ins>
      <w:ins w:id="1277" w:author="格格 刘" w:date="2024-07-16T16:21:00Z">
        <w:r>
          <w:rPr>
            <w:rFonts w:hint="eastAsia" w:ascii="方正仿宋_GBK" w:hAnsi="方正仿宋_GBK" w:eastAsia="方正仿宋_GBK" w:cs="方正仿宋_GBK"/>
            <w:color w:val="000000" w:themeColor="text1"/>
            <w:sz w:val="27"/>
            <w:szCs w:val="27"/>
            <w:rPrChange w:id="1278" w:author="彭姐江苏协会五月无锡展十月南京" w:date="2024-07-18T11:35:29Z">
              <w:rPr>
                <w:rFonts w:hint="eastAsia" w:ascii="黑体" w:hAnsi="黑体" w:eastAsia="黑体"/>
                <w:sz w:val="27"/>
                <w:szCs w:val="27"/>
              </w:rPr>
            </w:rPrChange>
            <w14:textFill>
              <w14:solidFill>
                <w14:schemeClr w14:val="tx1"/>
              </w14:solidFill>
            </w14:textFill>
          </w:rPr>
          <w:t xml:space="preserve">  </w:t>
        </w:r>
      </w:ins>
      <w:ins w:id="1279" w:author="格格 刘" w:date="2024-07-16T16:21:00Z">
        <w:r>
          <w:rPr>
            <w:rFonts w:hint="eastAsia" w:ascii="方正仿宋_GBK" w:hAnsi="方正仿宋_GBK" w:eastAsia="方正仿宋_GBK" w:cs="方正仿宋_GBK"/>
            <w:color w:val="000000" w:themeColor="text1"/>
            <w:sz w:val="32"/>
            <w:szCs w:val="32"/>
            <w:rPrChange w:id="1280" w:author="彭姐江苏协会五月无锡展十月南京" w:date="2024-07-18T11:35:29Z">
              <w:rPr>
                <w:rFonts w:hint="eastAsia" w:ascii="黑体" w:hAnsi="黑体" w:eastAsia="黑体"/>
                <w:sz w:val="32"/>
                <w:szCs w:val="32"/>
              </w:rPr>
            </w:rPrChange>
            <w14:textFill>
              <w14:solidFill>
                <w14:schemeClr w14:val="tx1"/>
              </w14:solidFill>
            </w14:textFill>
          </w:rPr>
          <w:t>本会建立各项内部管理制度，完善相关管理规程。根据本会实际建立健全《会员管理办法》</w:t>
        </w:r>
      </w:ins>
      <w:ins w:id="1281" w:author="格格 刘" w:date="2024-07-16T16:21:00Z">
        <w:del w:id="1282" w:author="翟靓雅" w:date="2024-07-17T10:01:00Z">
          <w:r>
            <w:rPr>
              <w:rFonts w:hint="eastAsia" w:ascii="方正仿宋_GBK" w:hAnsi="方正仿宋_GBK" w:eastAsia="方正仿宋_GBK" w:cs="方正仿宋_GBK"/>
              <w:color w:val="000000" w:themeColor="text1"/>
              <w:sz w:val="32"/>
              <w:szCs w:val="32"/>
              <w:rPrChange w:id="1283" w:author="彭姐江苏协会五月无锡展十月南京" w:date="2024-07-18T11:35:29Z">
                <w:rPr>
                  <w:rFonts w:hint="eastAsia" w:ascii="黑体" w:hAnsi="黑体" w:eastAsia="黑体"/>
                  <w:sz w:val="32"/>
                  <w:szCs w:val="32"/>
                </w:rPr>
              </w:rPrChange>
              <w14:textFill>
                <w14:solidFill>
                  <w14:schemeClr w14:val="tx1"/>
                </w14:solidFill>
              </w14:textFill>
            </w:rPr>
            <w:delText>《会员（代表）产生办法》</w:delText>
          </w:r>
        </w:del>
      </w:ins>
      <w:ins w:id="1284" w:author="格格 刘" w:date="2024-07-16T16:21:00Z">
        <w:r>
          <w:rPr>
            <w:rFonts w:hint="eastAsia" w:ascii="方正仿宋_GBK" w:hAnsi="方正仿宋_GBK" w:eastAsia="方正仿宋_GBK" w:cs="方正仿宋_GBK"/>
            <w:color w:val="000000" w:themeColor="text1"/>
            <w:sz w:val="32"/>
            <w:szCs w:val="32"/>
            <w:rPrChange w:id="1285" w:author="彭姐江苏协会五月无锡展十月南京" w:date="2024-07-18T11:35:29Z">
              <w:rPr>
                <w:rFonts w:hint="eastAsia" w:ascii="黑体" w:hAnsi="黑体" w:eastAsia="黑体"/>
                <w:sz w:val="32"/>
                <w:szCs w:val="32"/>
              </w:rPr>
            </w:rPrChange>
            <w14:textFill>
              <w14:solidFill>
                <w14:schemeClr w14:val="tx1"/>
              </w14:solidFill>
            </w14:textFill>
          </w:rPr>
          <w:t>《会费管理办法》《理事会选举规程》《会员</w:t>
        </w:r>
      </w:ins>
      <w:ins w:id="1286" w:author="格格 刘" w:date="2024-07-16T16:21:00Z">
        <w:del w:id="1287" w:author="翟靓雅" w:date="2024-07-17T10:01:00Z">
          <w:r>
            <w:rPr>
              <w:rFonts w:hint="eastAsia" w:ascii="方正仿宋_GBK" w:hAnsi="方正仿宋_GBK" w:eastAsia="方正仿宋_GBK" w:cs="方正仿宋_GBK"/>
              <w:color w:val="000000" w:themeColor="text1"/>
              <w:sz w:val="32"/>
              <w:szCs w:val="32"/>
              <w:rPrChange w:id="1288"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1289" w:author="格格 刘" w:date="2024-07-16T16:21:00Z">
        <w:r>
          <w:rPr>
            <w:rFonts w:hint="eastAsia" w:ascii="方正仿宋_GBK" w:hAnsi="方正仿宋_GBK" w:eastAsia="方正仿宋_GBK" w:cs="方正仿宋_GBK"/>
            <w:color w:val="000000" w:themeColor="text1"/>
            <w:sz w:val="32"/>
            <w:szCs w:val="32"/>
            <w:rPrChange w:id="1290" w:author="彭姐江苏协会五月无锡展十月南京" w:date="2024-07-18T11:35:29Z">
              <w:rPr>
                <w:rFonts w:hint="eastAsia" w:ascii="黑体" w:hAnsi="黑体" w:eastAsia="黑体"/>
                <w:sz w:val="32"/>
                <w:szCs w:val="32"/>
              </w:rPr>
            </w:rPrChange>
            <w14:textFill>
              <w14:solidFill>
                <w14:schemeClr w14:val="tx1"/>
              </w14:solidFill>
            </w14:textFill>
          </w:rPr>
          <w:t>大会选举规程》《信息公开办法》《财务管理制度》《专职人员薪酬管理办法》《人事管理办法》《分支机构、代表机构管理办法》《内部矛盾解决办法》等相关制度和文件。</w:t>
        </w:r>
      </w:ins>
    </w:p>
    <w:p w14:paraId="293EE85C">
      <w:pPr>
        <w:spacing w:line="480" w:lineRule="exact"/>
        <w:rPr>
          <w:ins w:id="1292" w:author="格格 刘" w:date="2024-07-16T16:21:00Z"/>
          <w:rFonts w:hint="eastAsia" w:ascii="方正仿宋_GBK" w:hAnsi="方正仿宋_GBK" w:eastAsia="方正仿宋_GBK" w:cs="方正仿宋_GBK"/>
          <w:color w:val="000000" w:themeColor="text1"/>
          <w:sz w:val="32"/>
          <w:szCs w:val="32"/>
          <w:rPrChange w:id="1293" w:author="彭姐江苏协会五月无锡展十月南京" w:date="2024-07-18T11:35:29Z">
            <w:rPr>
              <w:ins w:id="1294" w:author="格格 刘" w:date="2024-07-16T16:21:00Z"/>
              <w:rFonts w:ascii="黑体" w:hAnsi="黑体" w:eastAsia="黑体"/>
              <w:sz w:val="32"/>
              <w:szCs w:val="32"/>
            </w:rPr>
          </w:rPrChange>
          <w14:textFill>
            <w14:solidFill>
              <w14:schemeClr w14:val="tx1"/>
            </w14:solidFill>
          </w14:textFill>
        </w:rPr>
        <w:pPrChange w:id="1291" w:author="格格 刘" w:date="2024-07-16T16:27:00Z">
          <w:pPr>
            <w:pStyle w:val="6"/>
            <w:spacing w:line="480" w:lineRule="exact"/>
          </w:pPr>
        </w:pPrChange>
      </w:pPr>
      <w:ins w:id="1295" w:author="格格 刘" w:date="2024-07-16T16:21:00Z">
        <w:r>
          <w:rPr>
            <w:rStyle w:val="17"/>
            <w:rFonts w:hint="eastAsia" w:ascii="方正仿宋_GBK" w:hAnsi="方正仿宋_GBK" w:eastAsia="方正仿宋_GBK" w:cs="方正仿宋_GBK"/>
            <w:color w:val="000000" w:themeColor="text1"/>
            <w:sz w:val="32"/>
            <w:szCs w:val="32"/>
            <w:rPrChange w:id="1296" w:author="彭姐江苏协会五月无锡展十月南京" w:date="2024-07-18T11:35:29Z">
              <w:rPr>
                <w:rStyle w:val="17"/>
                <w:rFonts w:hint="eastAsia" w:ascii="黑体" w:hAnsi="黑体" w:eastAsia="黑体"/>
                <w:sz w:val="32"/>
                <w:szCs w:val="32"/>
              </w:rPr>
            </w:rPrChange>
            <w14:textFill>
              <w14:solidFill>
                <w14:schemeClr w14:val="tx1"/>
              </w14:solidFill>
            </w14:textFill>
          </w:rPr>
          <w:t xml:space="preserve">    </w:t>
        </w:r>
      </w:ins>
      <w:ins w:id="1297" w:author="格格 刘" w:date="2024-07-16T16:21:00Z">
        <w:r>
          <w:rPr>
            <w:rStyle w:val="17"/>
            <w:rFonts w:hint="eastAsia" w:ascii="方正仿宋_GBK" w:hAnsi="方正仿宋_GBK" w:eastAsia="方正仿宋_GBK" w:cs="方正仿宋_GBK"/>
            <w:b/>
            <w:bCs/>
            <w:color w:val="000000" w:themeColor="text1"/>
            <w:sz w:val="32"/>
            <w:szCs w:val="32"/>
            <w:rPrChange w:id="1298" w:author="彭姐江苏协会五月无锡展十月南京" w:date="2024-07-18T11:42:10Z">
              <w:rPr>
                <w:rStyle w:val="17"/>
                <w:rFonts w:hint="eastAsia" w:ascii="黑体" w:hAnsi="黑体" w:eastAsia="黑体"/>
                <w:sz w:val="32"/>
                <w:szCs w:val="32"/>
              </w:rPr>
            </w:rPrChange>
            <w14:textFill>
              <w14:solidFill>
                <w14:schemeClr w14:val="tx1"/>
              </w14:solidFill>
            </w14:textFill>
          </w:rPr>
          <w:t>第</w:t>
        </w:r>
      </w:ins>
      <w:ins w:id="1299" w:author="格格 刘" w:date="2024-07-16T16:21:00Z">
        <w:r>
          <w:rPr>
            <w:rFonts w:hint="eastAsia" w:ascii="方正仿宋_GBK" w:hAnsi="方正仿宋_GBK" w:eastAsia="方正仿宋_GBK" w:cs="方正仿宋_GBK"/>
            <w:b/>
            <w:bCs/>
            <w:color w:val="000000" w:themeColor="text1"/>
            <w:sz w:val="32"/>
            <w:szCs w:val="32"/>
            <w:rPrChange w:id="1300" w:author="彭姐江苏协会五月无锡展十月南京" w:date="2024-07-18T11:42:10Z">
              <w:rPr>
                <w:rFonts w:hint="eastAsia" w:ascii="黑体" w:hAnsi="黑体" w:eastAsia="黑体"/>
                <w:sz w:val="32"/>
                <w:szCs w:val="32"/>
              </w:rPr>
            </w:rPrChange>
            <w14:textFill>
              <w14:solidFill>
                <w14:schemeClr w14:val="tx1"/>
              </w14:solidFill>
            </w14:textFill>
          </w:rPr>
          <w:t>四</w:t>
        </w:r>
      </w:ins>
      <w:ins w:id="1301" w:author="格格 刘" w:date="2024-07-16T16:21:00Z">
        <w:r>
          <w:rPr>
            <w:rStyle w:val="17"/>
            <w:rFonts w:hint="eastAsia" w:ascii="方正仿宋_GBK" w:hAnsi="方正仿宋_GBK" w:eastAsia="方正仿宋_GBK" w:cs="方正仿宋_GBK"/>
            <w:b/>
            <w:bCs/>
            <w:color w:val="000000" w:themeColor="text1"/>
            <w:sz w:val="32"/>
            <w:szCs w:val="32"/>
            <w:rPrChange w:id="1302" w:author="彭姐江苏协会五月无锡展十月南京" w:date="2024-07-18T11:42:10Z">
              <w:rPr>
                <w:rStyle w:val="17"/>
                <w:rFonts w:hint="eastAsia" w:ascii="黑体" w:hAnsi="黑体" w:eastAsia="黑体"/>
                <w:sz w:val="32"/>
                <w:szCs w:val="32"/>
              </w:rPr>
            </w:rPrChange>
            <w14:textFill>
              <w14:solidFill>
                <w14:schemeClr w14:val="tx1"/>
              </w14:solidFill>
            </w14:textFill>
          </w:rPr>
          <w:t>十二条</w:t>
        </w:r>
      </w:ins>
      <w:ins w:id="1303" w:author="格格 刘" w:date="2024-07-16T16:21:00Z">
        <w:r>
          <w:rPr>
            <w:rStyle w:val="17"/>
            <w:rFonts w:hint="eastAsia" w:ascii="方正仿宋_GBK" w:hAnsi="方正仿宋_GBK" w:eastAsia="方正仿宋_GBK" w:cs="方正仿宋_GBK"/>
            <w:color w:val="000000" w:themeColor="text1"/>
            <w:sz w:val="32"/>
            <w:szCs w:val="32"/>
            <w:rPrChange w:id="1304" w:author="彭姐江苏协会五月无锡展十月南京" w:date="2024-07-18T11:35:29Z">
              <w:rPr>
                <w:rStyle w:val="17"/>
                <w:rFonts w:hint="eastAsia" w:ascii="黑体" w:hAnsi="黑体" w:eastAsia="黑体"/>
                <w:sz w:val="32"/>
                <w:szCs w:val="32"/>
              </w:rPr>
            </w:rPrChange>
            <w14:textFill>
              <w14:solidFill>
                <w14:schemeClr w14:val="tx1"/>
              </w14:solidFill>
            </w14:textFill>
          </w:rPr>
          <w:t xml:space="preserve"> </w:t>
        </w:r>
      </w:ins>
      <w:ins w:id="1305" w:author="格格 刘" w:date="2024-07-16T16:21:00Z">
        <w:r>
          <w:rPr>
            <w:rFonts w:hint="eastAsia" w:ascii="方正仿宋_GBK" w:hAnsi="方正仿宋_GBK" w:eastAsia="方正仿宋_GBK" w:cs="方正仿宋_GBK"/>
            <w:color w:val="000000" w:themeColor="text1"/>
            <w:sz w:val="27"/>
            <w:szCs w:val="27"/>
            <w:rPrChange w:id="1306" w:author="彭姐江苏协会五月无锡展十月南京" w:date="2024-07-18T11:35:29Z">
              <w:rPr>
                <w:rFonts w:hint="eastAsia" w:ascii="黑体" w:hAnsi="黑体" w:eastAsia="黑体"/>
                <w:sz w:val="27"/>
                <w:szCs w:val="27"/>
              </w:rPr>
            </w:rPrChange>
            <w14:textFill>
              <w14:solidFill>
                <w14:schemeClr w14:val="tx1"/>
              </w14:solidFill>
            </w14:textFill>
          </w:rPr>
          <w:t xml:space="preserve"> </w:t>
        </w:r>
      </w:ins>
      <w:ins w:id="1307" w:author="格格 刘" w:date="2024-07-16T16:21:00Z">
        <w:r>
          <w:rPr>
            <w:rFonts w:hint="eastAsia" w:ascii="方正仿宋_GBK" w:hAnsi="方正仿宋_GBK" w:eastAsia="方正仿宋_GBK" w:cs="方正仿宋_GBK"/>
            <w:color w:val="000000" w:themeColor="text1"/>
            <w:sz w:val="32"/>
            <w:szCs w:val="32"/>
            <w:rPrChange w:id="1308" w:author="彭姐江苏协会五月无锡展十月南京" w:date="2024-07-18T11:35:29Z">
              <w:rPr>
                <w:rFonts w:hint="eastAsia" w:ascii="黑体" w:hAnsi="黑体" w:eastAsia="黑体"/>
                <w:sz w:val="32"/>
                <w:szCs w:val="32"/>
              </w:rPr>
            </w:rPrChange>
            <w14:textFill>
              <w14:solidFill>
                <w14:schemeClr w14:val="tx1"/>
              </w14:solidFill>
            </w14:textFill>
          </w:rPr>
          <w:t>本会建立健全证书、印章、档案、文件等内部管理制度，并将以上物品和资料妥善保管于本会固定场所，任何单位、个人不得非法侵占。管理人员调动或者离职时，及时与接管人员办清</w:t>
        </w:r>
      </w:ins>
      <w:ins w:id="1309" w:author="格格 刘" w:date="2024-07-16T16:27:00Z">
        <w:r>
          <w:rPr>
            <w:rFonts w:hint="eastAsia" w:ascii="方正仿宋_GBK" w:hAnsi="方正仿宋_GBK" w:eastAsia="方正仿宋_GBK" w:cs="方正仿宋_GBK"/>
            <w:color w:val="000000" w:themeColor="text1"/>
            <w:sz w:val="32"/>
            <w:szCs w:val="32"/>
            <w:rPrChange w:id="1310" w:author="彭姐江苏协会五月无锡展十月南京" w:date="2024-07-18T11:35:29Z">
              <w:rPr>
                <w:rFonts w:hint="eastAsia" w:ascii="黑体" w:hAnsi="黑体" w:eastAsia="黑体"/>
                <w:sz w:val="32"/>
                <w:szCs w:val="32"/>
              </w:rPr>
            </w:rPrChange>
            <w14:textFill>
              <w14:solidFill>
                <w14:schemeClr w14:val="tx1"/>
              </w14:solidFill>
            </w14:textFill>
          </w:rPr>
          <w:t>交</w:t>
        </w:r>
      </w:ins>
      <w:ins w:id="1311" w:author="格格 刘" w:date="2024-07-16T16:21:00Z">
        <w:r>
          <w:rPr>
            <w:rFonts w:hint="eastAsia" w:ascii="方正仿宋_GBK" w:hAnsi="方正仿宋_GBK" w:eastAsia="方正仿宋_GBK" w:cs="方正仿宋_GBK"/>
            <w:color w:val="000000" w:themeColor="text1"/>
            <w:sz w:val="32"/>
            <w:szCs w:val="32"/>
            <w:rPrChange w:id="1312" w:author="彭姐江苏协会五月无锡展十月南京" w:date="2024-07-18T11:35:29Z">
              <w:rPr>
                <w:rFonts w:hint="eastAsia" w:ascii="黑体" w:hAnsi="黑体" w:eastAsia="黑体"/>
                <w:sz w:val="32"/>
                <w:szCs w:val="32"/>
              </w:rPr>
            </w:rPrChange>
            <w14:textFill>
              <w14:solidFill>
                <w14:schemeClr w14:val="tx1"/>
              </w14:solidFill>
            </w14:textFill>
          </w:rPr>
          <w:t>接手续。</w:t>
        </w:r>
      </w:ins>
    </w:p>
    <w:p w14:paraId="6A1E0B46">
      <w:pPr>
        <w:pStyle w:val="6"/>
        <w:spacing w:line="480" w:lineRule="exact"/>
        <w:rPr>
          <w:ins w:id="1313" w:author="格格 刘" w:date="2024-07-16T16:21:00Z"/>
          <w:rFonts w:hint="eastAsia" w:ascii="方正仿宋_GBK" w:hAnsi="方正仿宋_GBK" w:eastAsia="方正仿宋_GBK" w:cs="方正仿宋_GBK"/>
          <w:color w:val="000000" w:themeColor="text1"/>
          <w:sz w:val="32"/>
          <w:szCs w:val="32"/>
          <w:rPrChange w:id="1314" w:author="彭姐江苏协会五月无锡展十月南京" w:date="2024-07-18T11:35:29Z">
            <w:rPr>
              <w:ins w:id="1315" w:author="格格 刘" w:date="2024-07-16T16:21:00Z"/>
              <w:rFonts w:ascii="黑体" w:hAnsi="黑体" w:eastAsia="黑体"/>
              <w:sz w:val="32"/>
              <w:szCs w:val="32"/>
            </w:rPr>
          </w:rPrChange>
          <w14:textFill>
            <w14:solidFill>
              <w14:schemeClr w14:val="tx1"/>
            </w14:solidFill>
          </w14:textFill>
        </w:rPr>
      </w:pPr>
      <w:ins w:id="1316" w:author="格格 刘" w:date="2024-07-16T16:21:00Z">
        <w:r>
          <w:rPr>
            <w:rStyle w:val="17"/>
            <w:rFonts w:hint="eastAsia" w:ascii="方正仿宋_GBK" w:hAnsi="方正仿宋_GBK" w:eastAsia="方正仿宋_GBK" w:cs="方正仿宋_GBK"/>
            <w:color w:val="000000" w:themeColor="text1"/>
            <w:sz w:val="32"/>
            <w:szCs w:val="32"/>
            <w:rPrChange w:id="1317" w:author="彭姐江苏协会五月无锡展十月南京" w:date="2024-07-18T11:35:29Z">
              <w:rPr>
                <w:rStyle w:val="17"/>
                <w:rFonts w:hint="eastAsia" w:ascii="黑体" w:hAnsi="黑体" w:eastAsia="黑体"/>
                <w:sz w:val="32"/>
                <w:szCs w:val="32"/>
              </w:rPr>
            </w:rPrChange>
            <w14:textFill>
              <w14:solidFill>
                <w14:schemeClr w14:val="tx1"/>
              </w14:solidFill>
            </w14:textFill>
          </w:rPr>
          <w:t xml:space="preserve">    </w:t>
        </w:r>
      </w:ins>
      <w:ins w:id="1318" w:author="格格 刘" w:date="2024-07-16T16:21:00Z">
        <w:r>
          <w:rPr>
            <w:rStyle w:val="17"/>
            <w:rFonts w:hint="eastAsia" w:ascii="方正仿宋_GBK" w:hAnsi="方正仿宋_GBK" w:eastAsia="方正仿宋_GBK" w:cs="方正仿宋_GBK"/>
            <w:b/>
            <w:bCs/>
            <w:color w:val="000000" w:themeColor="text1"/>
            <w:sz w:val="32"/>
            <w:szCs w:val="32"/>
            <w:rPrChange w:id="1319" w:author="彭姐江苏协会五月无锡展十月南京" w:date="2024-07-18T11:42:13Z">
              <w:rPr>
                <w:rStyle w:val="17"/>
                <w:rFonts w:hint="eastAsia" w:ascii="黑体" w:hAnsi="黑体" w:eastAsia="黑体"/>
                <w:sz w:val="32"/>
                <w:szCs w:val="32"/>
              </w:rPr>
            </w:rPrChange>
            <w14:textFill>
              <w14:solidFill>
                <w14:schemeClr w14:val="tx1"/>
              </w14:solidFill>
            </w14:textFill>
          </w:rPr>
          <w:t>第</w:t>
        </w:r>
      </w:ins>
      <w:ins w:id="1320" w:author="格格 刘" w:date="2024-07-16T16:21:00Z">
        <w:r>
          <w:rPr>
            <w:rFonts w:hint="eastAsia" w:ascii="方正仿宋_GBK" w:hAnsi="方正仿宋_GBK" w:eastAsia="方正仿宋_GBK" w:cs="方正仿宋_GBK"/>
            <w:b/>
            <w:bCs/>
            <w:color w:val="000000" w:themeColor="text1"/>
            <w:sz w:val="32"/>
            <w:szCs w:val="32"/>
            <w:rPrChange w:id="1321" w:author="彭姐江苏协会五月无锡展十月南京" w:date="2024-07-18T11:42:13Z">
              <w:rPr>
                <w:rFonts w:hint="eastAsia" w:ascii="黑体" w:hAnsi="黑体" w:eastAsia="黑体"/>
                <w:sz w:val="32"/>
                <w:szCs w:val="32"/>
              </w:rPr>
            </w:rPrChange>
            <w14:textFill>
              <w14:solidFill>
                <w14:schemeClr w14:val="tx1"/>
              </w14:solidFill>
            </w14:textFill>
          </w:rPr>
          <w:t>四</w:t>
        </w:r>
      </w:ins>
      <w:ins w:id="1322" w:author="格格 刘" w:date="2024-07-16T16:21:00Z">
        <w:r>
          <w:rPr>
            <w:rStyle w:val="17"/>
            <w:rFonts w:hint="eastAsia" w:ascii="方正仿宋_GBK" w:hAnsi="方正仿宋_GBK" w:eastAsia="方正仿宋_GBK" w:cs="方正仿宋_GBK"/>
            <w:b/>
            <w:bCs/>
            <w:color w:val="000000" w:themeColor="text1"/>
            <w:sz w:val="32"/>
            <w:szCs w:val="32"/>
            <w:rPrChange w:id="1323" w:author="彭姐江苏协会五月无锡展十月南京" w:date="2024-07-18T11:42:13Z">
              <w:rPr>
                <w:rStyle w:val="17"/>
                <w:rFonts w:hint="eastAsia" w:ascii="黑体" w:hAnsi="黑体" w:eastAsia="黑体"/>
                <w:sz w:val="32"/>
                <w:szCs w:val="32"/>
              </w:rPr>
            </w:rPrChange>
            <w14:textFill>
              <w14:solidFill>
                <w14:schemeClr w14:val="tx1"/>
              </w14:solidFill>
            </w14:textFill>
          </w:rPr>
          <w:t>十三条</w:t>
        </w:r>
      </w:ins>
      <w:ins w:id="1324" w:author="格格 刘" w:date="2024-07-16T16:21:00Z">
        <w:r>
          <w:rPr>
            <w:rFonts w:hint="eastAsia" w:ascii="方正仿宋_GBK" w:hAnsi="方正仿宋_GBK" w:eastAsia="方正仿宋_GBK" w:cs="方正仿宋_GBK"/>
            <w:color w:val="000000" w:themeColor="text1"/>
            <w:sz w:val="27"/>
            <w:szCs w:val="27"/>
            <w:rPrChange w:id="1325" w:author="彭姐江苏协会五月无锡展十月南京" w:date="2024-07-18T11:35:29Z">
              <w:rPr>
                <w:rFonts w:hint="eastAsia" w:ascii="黑体" w:hAnsi="黑体" w:eastAsia="黑体"/>
                <w:sz w:val="27"/>
                <w:szCs w:val="27"/>
              </w:rPr>
            </w:rPrChange>
            <w14:textFill>
              <w14:solidFill>
                <w14:schemeClr w14:val="tx1"/>
              </w14:solidFill>
            </w14:textFill>
          </w:rPr>
          <w:t xml:space="preserve">  </w:t>
        </w:r>
      </w:ins>
      <w:ins w:id="1326" w:author="格格 刘" w:date="2024-07-16T16:21:00Z">
        <w:r>
          <w:rPr>
            <w:rFonts w:hint="eastAsia" w:ascii="方正仿宋_GBK" w:hAnsi="方正仿宋_GBK" w:eastAsia="方正仿宋_GBK" w:cs="方正仿宋_GBK"/>
            <w:color w:val="000000" w:themeColor="text1"/>
            <w:sz w:val="32"/>
            <w:szCs w:val="32"/>
            <w:rPrChange w:id="1327" w:author="彭姐江苏协会五月无锡展十月南京" w:date="2024-07-18T11:35:29Z">
              <w:rPr>
                <w:rFonts w:hint="eastAsia" w:ascii="黑体" w:hAnsi="黑体" w:eastAsia="黑体"/>
                <w:sz w:val="32"/>
                <w:szCs w:val="32"/>
              </w:rPr>
            </w:rPrChange>
            <w14:textFill>
              <w14:solidFill>
                <w14:schemeClr w14:val="tx1"/>
              </w14:solidFill>
            </w14:textFill>
          </w:rPr>
          <w:t>本会证书、印章遗失时，经理事会2/3以上理事表决通过，在公开发行的报刊上刊登遗失声明，按规定申请重新制发或刻制。如被个人非法侵占，通过法律途径要求返还。</w:t>
        </w:r>
      </w:ins>
    </w:p>
    <w:p w14:paraId="21028EE6">
      <w:pPr>
        <w:pStyle w:val="6"/>
        <w:spacing w:line="480" w:lineRule="exact"/>
        <w:ind w:firstLine="640" w:firstLineChars="200"/>
        <w:rPr>
          <w:ins w:id="1329" w:author="格格 刘" w:date="2024-07-16T16:21:00Z"/>
          <w:rFonts w:hint="eastAsia" w:ascii="方正仿宋_GBK" w:hAnsi="方正仿宋_GBK" w:eastAsia="方正仿宋_GBK" w:cs="方正仿宋_GBK"/>
          <w:color w:val="000000" w:themeColor="text1"/>
          <w:sz w:val="32"/>
          <w:szCs w:val="32"/>
          <w:rPrChange w:id="1330" w:author="彭姐江苏协会五月无锡展十月南京" w:date="2024-07-18T11:35:29Z">
            <w:rPr>
              <w:ins w:id="1331" w:author="格格 刘" w:date="2024-07-16T16:21:00Z"/>
              <w:rFonts w:ascii="黑体" w:hAnsi="黑体" w:eastAsia="黑体"/>
              <w:sz w:val="32"/>
              <w:szCs w:val="32"/>
            </w:rPr>
          </w:rPrChange>
          <w14:textFill>
            <w14:solidFill>
              <w14:schemeClr w14:val="tx1"/>
            </w14:solidFill>
          </w14:textFill>
        </w:rPr>
        <w:pPrChange w:id="1328" w:author="翟靓雅" w:date="2024-07-17T09:59:00Z">
          <w:pPr>
            <w:pStyle w:val="6"/>
            <w:spacing w:line="480" w:lineRule="exact"/>
          </w:pPr>
        </w:pPrChange>
      </w:pPr>
      <w:ins w:id="1332" w:author="格格 刘" w:date="2024-07-16T16:21:00Z">
        <w:r>
          <w:rPr>
            <w:rStyle w:val="17"/>
            <w:rFonts w:hint="eastAsia" w:ascii="方正仿宋_GBK" w:hAnsi="方正仿宋_GBK" w:eastAsia="方正仿宋_GBK" w:cs="方正仿宋_GBK"/>
            <w:b/>
            <w:bCs/>
            <w:color w:val="000000" w:themeColor="text1"/>
            <w:sz w:val="32"/>
            <w:szCs w:val="32"/>
            <w:rPrChange w:id="1333" w:author="彭姐江苏协会五月无锡展十月南京" w:date="2024-07-18T11:42:17Z">
              <w:rPr>
                <w:rStyle w:val="17"/>
                <w:rFonts w:hint="eastAsia" w:ascii="黑体" w:hAnsi="黑体" w:eastAsia="黑体"/>
                <w:sz w:val="32"/>
                <w:szCs w:val="32"/>
              </w:rPr>
            </w:rPrChange>
            <w14:textFill>
              <w14:solidFill>
                <w14:schemeClr w14:val="tx1"/>
              </w14:solidFill>
            </w14:textFill>
          </w:rPr>
          <w:t>第</w:t>
        </w:r>
      </w:ins>
      <w:ins w:id="1334" w:author="格格 刘" w:date="2024-07-16T16:21:00Z">
        <w:r>
          <w:rPr>
            <w:rFonts w:hint="eastAsia" w:ascii="方正仿宋_GBK" w:hAnsi="方正仿宋_GBK" w:eastAsia="方正仿宋_GBK" w:cs="方正仿宋_GBK"/>
            <w:b/>
            <w:bCs/>
            <w:color w:val="000000" w:themeColor="text1"/>
            <w:sz w:val="32"/>
            <w:szCs w:val="32"/>
            <w:rPrChange w:id="1335" w:author="彭姐江苏协会五月无锡展十月南京" w:date="2024-07-18T11:42:17Z">
              <w:rPr>
                <w:rFonts w:hint="eastAsia" w:ascii="黑体" w:hAnsi="黑体" w:eastAsia="黑体"/>
                <w:sz w:val="32"/>
                <w:szCs w:val="32"/>
              </w:rPr>
            </w:rPrChange>
            <w14:textFill>
              <w14:solidFill>
                <w14:schemeClr w14:val="tx1"/>
              </w14:solidFill>
            </w14:textFill>
          </w:rPr>
          <w:t>四</w:t>
        </w:r>
      </w:ins>
      <w:ins w:id="1336" w:author="格格 刘" w:date="2024-07-16T16:21:00Z">
        <w:r>
          <w:rPr>
            <w:rStyle w:val="17"/>
            <w:rFonts w:hint="eastAsia" w:ascii="方正仿宋_GBK" w:hAnsi="方正仿宋_GBK" w:eastAsia="方正仿宋_GBK" w:cs="方正仿宋_GBK"/>
            <w:b/>
            <w:bCs/>
            <w:color w:val="000000" w:themeColor="text1"/>
            <w:sz w:val="32"/>
            <w:szCs w:val="32"/>
            <w:rPrChange w:id="1337" w:author="彭姐江苏协会五月无锡展十月南京" w:date="2024-07-18T11:42:17Z">
              <w:rPr>
                <w:rStyle w:val="17"/>
                <w:rFonts w:hint="eastAsia" w:ascii="黑体" w:hAnsi="黑体" w:eastAsia="黑体"/>
                <w:sz w:val="32"/>
                <w:szCs w:val="32"/>
              </w:rPr>
            </w:rPrChange>
            <w14:textFill>
              <w14:solidFill>
                <w14:schemeClr w14:val="tx1"/>
              </w14:solidFill>
            </w14:textFill>
          </w:rPr>
          <w:t>十四条</w:t>
        </w:r>
      </w:ins>
      <w:ins w:id="1338" w:author="格格 刘" w:date="2024-07-16T16:21:00Z">
        <w:r>
          <w:rPr>
            <w:rFonts w:hint="eastAsia" w:ascii="方正仿宋_GBK" w:hAnsi="方正仿宋_GBK" w:eastAsia="方正仿宋_GBK" w:cs="方正仿宋_GBK"/>
            <w:color w:val="000000" w:themeColor="text1"/>
            <w:sz w:val="27"/>
            <w:szCs w:val="27"/>
            <w:rPrChange w:id="1339" w:author="彭姐江苏协会五月无锡展十月南京" w:date="2024-07-18T11:35:29Z">
              <w:rPr>
                <w:rFonts w:hint="eastAsia" w:ascii="黑体" w:hAnsi="黑体" w:eastAsia="黑体"/>
                <w:sz w:val="27"/>
                <w:szCs w:val="27"/>
              </w:rPr>
            </w:rPrChange>
            <w14:textFill>
              <w14:solidFill>
                <w14:schemeClr w14:val="tx1"/>
              </w14:solidFill>
            </w14:textFill>
          </w:rPr>
          <w:t xml:space="preserve">  </w:t>
        </w:r>
      </w:ins>
      <w:ins w:id="1340" w:author="格格 刘" w:date="2024-07-16T16:21:00Z">
        <w:r>
          <w:rPr>
            <w:rFonts w:hint="eastAsia" w:ascii="方正仿宋_GBK" w:hAnsi="方正仿宋_GBK" w:eastAsia="方正仿宋_GBK" w:cs="方正仿宋_GBK"/>
            <w:color w:val="000000" w:themeColor="text1"/>
            <w:sz w:val="32"/>
            <w:szCs w:val="32"/>
            <w:rPrChange w:id="1341" w:author="彭姐江苏协会五月无锡展十月南京" w:date="2024-07-18T11:35:29Z">
              <w:rPr>
                <w:rFonts w:hint="eastAsia" w:ascii="黑体" w:hAnsi="黑体" w:eastAsia="黑体"/>
                <w:sz w:val="32"/>
                <w:szCs w:val="32"/>
              </w:rPr>
            </w:rPrChange>
            <w14:textFill>
              <w14:solidFill>
                <w14:schemeClr w14:val="tx1"/>
              </w14:solidFill>
            </w14:textFill>
          </w:rPr>
          <w:t>本会建立民主协商和内部矛盾解决机制。如发生内部矛盾不能经过协商解决的，通过调解、诉讼等途径依法解决。</w:t>
        </w:r>
      </w:ins>
    </w:p>
    <w:p w14:paraId="6921EB77">
      <w:pPr>
        <w:pStyle w:val="6"/>
        <w:spacing w:line="480" w:lineRule="exact"/>
        <w:rPr>
          <w:ins w:id="1342" w:author="格格 刘" w:date="2024-07-16T16:21:00Z"/>
          <w:rFonts w:hint="eastAsia" w:ascii="方正仿宋_GBK" w:hAnsi="方正仿宋_GBK" w:eastAsia="方正仿宋_GBK" w:cs="方正仿宋_GBK"/>
          <w:color w:val="000000" w:themeColor="text1"/>
          <w:sz w:val="32"/>
          <w:szCs w:val="32"/>
          <w:rPrChange w:id="1343" w:author="彭姐江苏协会五月无锡展十月南京" w:date="2024-07-18T11:35:29Z">
            <w:rPr>
              <w:ins w:id="1344" w:author="格格 刘" w:date="2024-07-16T16:21:00Z"/>
              <w:rFonts w:ascii="黑体" w:hAnsi="黑体" w:eastAsia="黑体"/>
              <w:sz w:val="32"/>
              <w:szCs w:val="32"/>
            </w:rPr>
          </w:rPrChange>
          <w14:textFill>
            <w14:solidFill>
              <w14:schemeClr w14:val="tx1"/>
            </w14:solidFill>
          </w14:textFill>
        </w:rPr>
      </w:pPr>
      <w:ins w:id="1345" w:author="格格 刘" w:date="2024-07-16T16:21:00Z">
        <w:r>
          <w:rPr>
            <w:rFonts w:hint="eastAsia" w:ascii="方正仿宋_GBK" w:hAnsi="方正仿宋_GBK" w:eastAsia="方正仿宋_GBK" w:cs="方正仿宋_GBK"/>
            <w:color w:val="000000" w:themeColor="text1"/>
            <w:sz w:val="32"/>
            <w:szCs w:val="32"/>
            <w:rPrChange w:id="1346"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p>
    <w:p w14:paraId="12F06B74">
      <w:pPr>
        <w:adjustRightInd w:val="0"/>
        <w:snapToGrid w:val="0"/>
        <w:spacing w:line="480" w:lineRule="exact"/>
        <w:jc w:val="center"/>
        <w:rPr>
          <w:ins w:id="1347" w:author="格格 刘" w:date="2024-07-16T16:21:00Z"/>
          <w:rFonts w:hint="eastAsia" w:ascii="方正仿宋_GBK" w:hAnsi="方正仿宋_GBK" w:eastAsia="方正仿宋_GBK" w:cs="方正仿宋_GBK"/>
          <w:b/>
          <w:bCs/>
          <w:color w:val="000000" w:themeColor="text1"/>
          <w:sz w:val="32"/>
          <w:szCs w:val="32"/>
          <w:rPrChange w:id="1348" w:author="彭姐江苏协会五月无锡展十月南京" w:date="2024-07-18T11:42:22Z">
            <w:rPr>
              <w:ins w:id="1349" w:author="格格 刘" w:date="2024-07-16T16:21:00Z"/>
              <w:rFonts w:ascii="黑体" w:hAnsi="黑体" w:eastAsia="黑体"/>
              <w:sz w:val="32"/>
              <w:szCs w:val="32"/>
            </w:rPr>
          </w:rPrChange>
          <w14:textFill>
            <w14:solidFill>
              <w14:schemeClr w14:val="tx1"/>
            </w14:solidFill>
          </w14:textFill>
        </w:rPr>
      </w:pPr>
      <w:ins w:id="1350" w:author="格格 刘" w:date="2024-07-16T16:21:00Z">
        <w:r>
          <w:rPr>
            <w:rFonts w:hint="eastAsia" w:ascii="方正仿宋_GBK" w:hAnsi="方正仿宋_GBK" w:eastAsia="方正仿宋_GBK" w:cs="方正仿宋_GBK"/>
            <w:b/>
            <w:bCs/>
            <w:color w:val="000000" w:themeColor="text1"/>
            <w:sz w:val="32"/>
            <w:szCs w:val="32"/>
            <w:rPrChange w:id="1351" w:author="彭姐江苏协会五月无锡展十月南京" w:date="2024-07-18T11:42:22Z">
              <w:rPr>
                <w:rFonts w:hint="eastAsia" w:ascii="黑体" w:hAnsi="黑体" w:eastAsia="黑体"/>
                <w:sz w:val="32"/>
                <w:szCs w:val="32"/>
              </w:rPr>
            </w:rPrChange>
            <w14:textFill>
              <w14:solidFill>
                <w14:schemeClr w14:val="tx1"/>
              </w14:solidFill>
            </w14:textFill>
          </w:rPr>
          <w:t>第五章  财产的管理和使用</w:t>
        </w:r>
      </w:ins>
    </w:p>
    <w:p w14:paraId="20025F09">
      <w:pPr>
        <w:adjustRightInd w:val="0"/>
        <w:snapToGrid w:val="0"/>
        <w:spacing w:line="480" w:lineRule="exact"/>
        <w:ind w:firstLine="640" w:firstLineChars="200"/>
        <w:rPr>
          <w:ins w:id="1352" w:author="格格 刘" w:date="2024-07-16T16:21:00Z"/>
          <w:rFonts w:hint="eastAsia" w:ascii="方正仿宋_GBK" w:hAnsi="方正仿宋_GBK" w:eastAsia="方正仿宋_GBK" w:cs="方正仿宋_GBK"/>
          <w:color w:val="000000" w:themeColor="text1"/>
          <w:sz w:val="32"/>
          <w:szCs w:val="32"/>
          <w:rPrChange w:id="1353" w:author="彭姐江苏协会五月无锡展十月南京" w:date="2024-07-18T11:35:29Z">
            <w:rPr>
              <w:ins w:id="1354" w:author="格格 刘" w:date="2024-07-16T16:21:00Z"/>
              <w:rFonts w:ascii="黑体" w:hAnsi="黑体" w:eastAsia="黑体"/>
              <w:sz w:val="32"/>
              <w:szCs w:val="32"/>
            </w:rPr>
          </w:rPrChange>
          <w14:textFill>
            <w14:solidFill>
              <w14:schemeClr w14:val="tx1"/>
            </w14:solidFill>
          </w14:textFill>
        </w:rPr>
      </w:pPr>
      <w:ins w:id="1355" w:author="格格 刘" w:date="2024-07-16T16:21:00Z">
        <w:r>
          <w:rPr>
            <w:rFonts w:hint="eastAsia" w:ascii="方正仿宋_GBK" w:hAnsi="方正仿宋_GBK" w:eastAsia="方正仿宋_GBK" w:cs="方正仿宋_GBK"/>
            <w:b/>
            <w:bCs/>
            <w:color w:val="000000" w:themeColor="text1"/>
            <w:sz w:val="32"/>
            <w:szCs w:val="32"/>
            <w:rPrChange w:id="1356" w:author="彭姐江苏协会五月无锡展十月南京" w:date="2024-07-18T11:42:25Z">
              <w:rPr>
                <w:rFonts w:hint="eastAsia" w:ascii="黑体" w:hAnsi="黑体" w:eastAsia="黑体"/>
                <w:sz w:val="32"/>
                <w:szCs w:val="32"/>
              </w:rPr>
            </w:rPrChange>
            <w14:textFill>
              <w14:solidFill>
                <w14:schemeClr w14:val="tx1"/>
              </w14:solidFill>
            </w14:textFill>
          </w:rPr>
          <w:t>第四十五条</w:t>
        </w:r>
      </w:ins>
      <w:ins w:id="1357" w:author="格格 刘" w:date="2024-07-16T16:21:00Z">
        <w:r>
          <w:rPr>
            <w:rFonts w:hint="eastAsia" w:ascii="方正仿宋_GBK" w:hAnsi="方正仿宋_GBK" w:eastAsia="方正仿宋_GBK" w:cs="方正仿宋_GBK"/>
            <w:color w:val="000000" w:themeColor="text1"/>
            <w:sz w:val="32"/>
            <w:szCs w:val="32"/>
            <w:rPrChange w:id="1358"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本会的收入来源于：</w:t>
        </w:r>
      </w:ins>
    </w:p>
    <w:p w14:paraId="2021E7D2">
      <w:pPr>
        <w:adjustRightInd w:val="0"/>
        <w:snapToGrid w:val="0"/>
        <w:spacing w:line="480" w:lineRule="exact"/>
        <w:ind w:left="630" w:leftChars="300"/>
        <w:rPr>
          <w:ins w:id="1360" w:author="格格 刘" w:date="2024-07-16T16:21:00Z"/>
          <w:rFonts w:hint="eastAsia" w:ascii="方正仿宋_GBK" w:hAnsi="方正仿宋_GBK" w:eastAsia="方正仿宋_GBK" w:cs="方正仿宋_GBK"/>
          <w:color w:val="000000" w:themeColor="text1"/>
          <w:sz w:val="32"/>
          <w:szCs w:val="32"/>
          <w:rPrChange w:id="1361" w:author="彭姐江苏协会五月无锡展十月南京" w:date="2024-07-18T11:35:29Z">
            <w:rPr>
              <w:ins w:id="1362" w:author="格格 刘" w:date="2024-07-16T16:21:00Z"/>
              <w:rFonts w:ascii="黑体" w:hAnsi="黑体" w:eastAsia="黑体"/>
              <w:sz w:val="32"/>
              <w:szCs w:val="32"/>
            </w:rPr>
          </w:rPrChange>
          <w14:textFill>
            <w14:solidFill>
              <w14:schemeClr w14:val="tx1"/>
            </w14:solidFill>
          </w14:textFill>
        </w:rPr>
        <w:pPrChange w:id="1359" w:author="格格 刘" w:date="2024-07-16T16:27:00Z">
          <w:pPr>
            <w:adjustRightInd w:val="0"/>
            <w:snapToGrid w:val="0"/>
            <w:spacing w:line="480" w:lineRule="exact"/>
            <w:ind w:left="420" w:leftChars="200"/>
          </w:pPr>
        </w:pPrChange>
      </w:pPr>
      <w:ins w:id="1363" w:author="格格 刘" w:date="2024-07-16T16:21:00Z">
        <w:r>
          <w:rPr>
            <w:rFonts w:hint="eastAsia" w:ascii="方正仿宋_GBK" w:hAnsi="方正仿宋_GBK" w:eastAsia="方正仿宋_GBK" w:cs="方正仿宋_GBK"/>
            <w:color w:val="000000" w:themeColor="text1"/>
            <w:sz w:val="32"/>
            <w:szCs w:val="32"/>
            <w:rPrChange w:id="1364" w:author="彭姐江苏协会五月无锡展十月南京" w:date="2024-07-18T11:35:29Z">
              <w:rPr>
                <w:rFonts w:hint="eastAsia" w:ascii="黑体" w:hAnsi="黑体" w:eastAsia="黑体"/>
                <w:sz w:val="32"/>
                <w:szCs w:val="32"/>
              </w:rPr>
            </w:rPrChange>
            <w14:textFill>
              <w14:solidFill>
                <w14:schemeClr w14:val="tx1"/>
              </w14:solidFill>
            </w14:textFill>
          </w:rPr>
          <w:t>（一）会费；</w:t>
        </w:r>
      </w:ins>
    </w:p>
    <w:p w14:paraId="2E99E0FF">
      <w:pPr>
        <w:adjustRightInd w:val="0"/>
        <w:snapToGrid w:val="0"/>
        <w:spacing w:line="480" w:lineRule="exact"/>
        <w:ind w:left="630" w:leftChars="300"/>
        <w:rPr>
          <w:ins w:id="1366" w:author="格格 刘" w:date="2024-07-16T16:21:00Z"/>
          <w:rFonts w:hint="eastAsia" w:ascii="方正仿宋_GBK" w:hAnsi="方正仿宋_GBK" w:eastAsia="方正仿宋_GBK" w:cs="方正仿宋_GBK"/>
          <w:color w:val="000000" w:themeColor="text1"/>
          <w:sz w:val="32"/>
          <w:szCs w:val="32"/>
          <w:rPrChange w:id="1367" w:author="彭姐江苏协会五月无锡展十月南京" w:date="2024-07-18T11:35:29Z">
            <w:rPr>
              <w:ins w:id="1368" w:author="格格 刘" w:date="2024-07-16T16:21:00Z"/>
              <w:rFonts w:ascii="黑体" w:hAnsi="黑体" w:eastAsia="黑体"/>
              <w:sz w:val="32"/>
              <w:szCs w:val="32"/>
            </w:rPr>
          </w:rPrChange>
          <w14:textFill>
            <w14:solidFill>
              <w14:schemeClr w14:val="tx1"/>
            </w14:solidFill>
          </w14:textFill>
        </w:rPr>
        <w:pPrChange w:id="1365" w:author="格格 刘" w:date="2024-07-16T16:27:00Z">
          <w:pPr>
            <w:adjustRightInd w:val="0"/>
            <w:snapToGrid w:val="0"/>
            <w:spacing w:line="480" w:lineRule="exact"/>
            <w:ind w:left="420" w:leftChars="200"/>
          </w:pPr>
        </w:pPrChange>
      </w:pPr>
      <w:ins w:id="1369" w:author="格格 刘" w:date="2024-07-16T16:21:00Z">
        <w:r>
          <w:rPr>
            <w:rFonts w:hint="eastAsia" w:ascii="方正仿宋_GBK" w:hAnsi="方正仿宋_GBK" w:eastAsia="方正仿宋_GBK" w:cs="方正仿宋_GBK"/>
            <w:color w:val="000000" w:themeColor="text1"/>
            <w:sz w:val="32"/>
            <w:szCs w:val="32"/>
            <w:rPrChange w:id="1370" w:author="彭姐江苏协会五月无锡展十月南京" w:date="2024-07-18T11:35:29Z">
              <w:rPr>
                <w:rFonts w:hint="eastAsia" w:ascii="黑体" w:hAnsi="黑体" w:eastAsia="黑体"/>
                <w:sz w:val="32"/>
                <w:szCs w:val="32"/>
              </w:rPr>
            </w:rPrChange>
            <w14:textFill>
              <w14:solidFill>
                <w14:schemeClr w14:val="tx1"/>
              </w14:solidFill>
            </w14:textFill>
          </w:rPr>
          <w:t>（二）捐赠；</w:t>
        </w:r>
      </w:ins>
    </w:p>
    <w:p w14:paraId="7939FBB9">
      <w:pPr>
        <w:adjustRightInd w:val="0"/>
        <w:snapToGrid w:val="0"/>
        <w:spacing w:line="480" w:lineRule="exact"/>
        <w:ind w:left="630" w:leftChars="300"/>
        <w:rPr>
          <w:ins w:id="1372" w:author="格格 刘" w:date="2024-07-16T16:21:00Z"/>
          <w:rFonts w:hint="eastAsia" w:ascii="方正仿宋_GBK" w:hAnsi="方正仿宋_GBK" w:eastAsia="方正仿宋_GBK" w:cs="方正仿宋_GBK"/>
          <w:color w:val="000000" w:themeColor="text1"/>
          <w:sz w:val="32"/>
          <w:szCs w:val="32"/>
          <w:rPrChange w:id="1373" w:author="彭姐江苏协会五月无锡展十月南京" w:date="2024-07-18T11:35:29Z">
            <w:rPr>
              <w:ins w:id="1374" w:author="格格 刘" w:date="2024-07-16T16:21:00Z"/>
              <w:rFonts w:ascii="黑体" w:hAnsi="黑体" w:eastAsia="黑体"/>
              <w:sz w:val="32"/>
              <w:szCs w:val="32"/>
            </w:rPr>
          </w:rPrChange>
          <w14:textFill>
            <w14:solidFill>
              <w14:schemeClr w14:val="tx1"/>
            </w14:solidFill>
          </w14:textFill>
        </w:rPr>
        <w:pPrChange w:id="1371" w:author="格格 刘" w:date="2024-07-16T16:27:00Z">
          <w:pPr>
            <w:adjustRightInd w:val="0"/>
            <w:snapToGrid w:val="0"/>
            <w:spacing w:line="480" w:lineRule="exact"/>
            <w:ind w:left="420" w:leftChars="200"/>
          </w:pPr>
        </w:pPrChange>
      </w:pPr>
      <w:ins w:id="1375" w:author="格格 刘" w:date="2024-07-16T16:21:00Z">
        <w:r>
          <w:rPr>
            <w:rFonts w:hint="eastAsia" w:ascii="方正仿宋_GBK" w:hAnsi="方正仿宋_GBK" w:eastAsia="方正仿宋_GBK" w:cs="方正仿宋_GBK"/>
            <w:color w:val="000000" w:themeColor="text1"/>
            <w:sz w:val="32"/>
            <w:szCs w:val="32"/>
            <w:rPrChange w:id="1376" w:author="彭姐江苏协会五月无锡展十月南京" w:date="2024-07-18T11:35:29Z">
              <w:rPr>
                <w:rFonts w:hint="eastAsia" w:ascii="黑体" w:hAnsi="黑体" w:eastAsia="黑体"/>
                <w:sz w:val="32"/>
                <w:szCs w:val="32"/>
              </w:rPr>
            </w:rPrChange>
            <w14:textFill>
              <w14:solidFill>
                <w14:schemeClr w14:val="tx1"/>
              </w14:solidFill>
            </w14:textFill>
          </w:rPr>
          <w:t>（三）政府资助；</w:t>
        </w:r>
      </w:ins>
    </w:p>
    <w:p w14:paraId="27E4B858">
      <w:pPr>
        <w:adjustRightInd w:val="0"/>
        <w:snapToGrid w:val="0"/>
        <w:spacing w:line="480" w:lineRule="exact"/>
        <w:ind w:left="630" w:leftChars="300"/>
        <w:rPr>
          <w:ins w:id="1378" w:author="格格 刘" w:date="2024-07-16T16:21:00Z"/>
          <w:rFonts w:hint="eastAsia" w:ascii="方正仿宋_GBK" w:hAnsi="方正仿宋_GBK" w:eastAsia="方正仿宋_GBK" w:cs="方正仿宋_GBK"/>
          <w:color w:val="000000" w:themeColor="text1"/>
          <w:sz w:val="32"/>
          <w:szCs w:val="32"/>
          <w:rPrChange w:id="1379" w:author="彭姐江苏协会五月无锡展十月南京" w:date="2024-07-18T11:35:29Z">
            <w:rPr>
              <w:ins w:id="1380" w:author="格格 刘" w:date="2024-07-16T16:21:00Z"/>
              <w:rFonts w:ascii="黑体" w:hAnsi="黑体" w:eastAsia="黑体"/>
              <w:sz w:val="32"/>
              <w:szCs w:val="32"/>
            </w:rPr>
          </w:rPrChange>
          <w14:textFill>
            <w14:solidFill>
              <w14:schemeClr w14:val="tx1"/>
            </w14:solidFill>
          </w14:textFill>
        </w:rPr>
        <w:pPrChange w:id="1377" w:author="格格 刘" w:date="2024-07-16T16:27:00Z">
          <w:pPr>
            <w:adjustRightInd w:val="0"/>
            <w:snapToGrid w:val="0"/>
            <w:spacing w:line="480" w:lineRule="exact"/>
            <w:ind w:left="420" w:leftChars="200"/>
          </w:pPr>
        </w:pPrChange>
      </w:pPr>
      <w:ins w:id="1381" w:author="格格 刘" w:date="2024-07-16T16:21:00Z">
        <w:r>
          <w:rPr>
            <w:rFonts w:hint="eastAsia" w:ascii="方正仿宋_GBK" w:hAnsi="方正仿宋_GBK" w:eastAsia="方正仿宋_GBK" w:cs="方正仿宋_GBK"/>
            <w:color w:val="000000" w:themeColor="text1"/>
            <w:sz w:val="32"/>
            <w:szCs w:val="32"/>
            <w:rPrChange w:id="1382" w:author="彭姐江苏协会五月无锡展十月南京" w:date="2024-07-18T11:35:29Z">
              <w:rPr>
                <w:rFonts w:hint="eastAsia" w:ascii="黑体" w:hAnsi="黑体" w:eastAsia="黑体"/>
                <w:sz w:val="32"/>
                <w:szCs w:val="32"/>
              </w:rPr>
            </w:rPrChange>
            <w14:textFill>
              <w14:solidFill>
                <w14:schemeClr w14:val="tx1"/>
              </w14:solidFill>
            </w14:textFill>
          </w:rPr>
          <w:t>（四）在核准的业务范围内开展活动或服务的收入；</w:t>
        </w:r>
      </w:ins>
    </w:p>
    <w:p w14:paraId="7A4991A7">
      <w:pPr>
        <w:adjustRightInd w:val="0"/>
        <w:snapToGrid w:val="0"/>
        <w:spacing w:line="480" w:lineRule="exact"/>
        <w:ind w:left="630" w:leftChars="300"/>
        <w:rPr>
          <w:ins w:id="1384" w:author="格格 刘" w:date="2024-07-16T16:21:00Z"/>
          <w:rFonts w:hint="eastAsia" w:ascii="方正仿宋_GBK" w:hAnsi="方正仿宋_GBK" w:eastAsia="方正仿宋_GBK" w:cs="方正仿宋_GBK"/>
          <w:color w:val="000000" w:themeColor="text1"/>
          <w:sz w:val="32"/>
          <w:szCs w:val="32"/>
          <w:rPrChange w:id="1385" w:author="彭姐江苏协会五月无锡展十月南京" w:date="2024-07-18T11:35:29Z">
            <w:rPr>
              <w:ins w:id="1386" w:author="格格 刘" w:date="2024-07-16T16:21:00Z"/>
              <w:rFonts w:ascii="黑体" w:hAnsi="黑体" w:eastAsia="黑体"/>
              <w:sz w:val="32"/>
              <w:szCs w:val="32"/>
            </w:rPr>
          </w:rPrChange>
          <w14:textFill>
            <w14:solidFill>
              <w14:schemeClr w14:val="tx1"/>
            </w14:solidFill>
          </w14:textFill>
        </w:rPr>
        <w:pPrChange w:id="1383" w:author="格格 刘" w:date="2024-07-16T16:27:00Z">
          <w:pPr>
            <w:adjustRightInd w:val="0"/>
            <w:snapToGrid w:val="0"/>
            <w:spacing w:line="480" w:lineRule="exact"/>
            <w:ind w:left="420" w:leftChars="200"/>
          </w:pPr>
        </w:pPrChange>
      </w:pPr>
      <w:ins w:id="1387" w:author="格格 刘" w:date="2024-07-16T16:21:00Z">
        <w:r>
          <w:rPr>
            <w:rFonts w:hint="eastAsia" w:ascii="方正仿宋_GBK" w:hAnsi="方正仿宋_GBK" w:eastAsia="方正仿宋_GBK" w:cs="方正仿宋_GBK"/>
            <w:color w:val="000000" w:themeColor="text1"/>
            <w:sz w:val="32"/>
            <w:szCs w:val="32"/>
            <w:rPrChange w:id="1388" w:author="彭姐江苏协会五月无锡展十月南京" w:date="2024-07-18T11:35:29Z">
              <w:rPr>
                <w:rFonts w:hint="eastAsia" w:ascii="黑体" w:hAnsi="黑体" w:eastAsia="黑体"/>
                <w:sz w:val="32"/>
                <w:szCs w:val="32"/>
              </w:rPr>
            </w:rPrChange>
            <w14:textFill>
              <w14:solidFill>
                <w14:schemeClr w14:val="tx1"/>
              </w14:solidFill>
            </w14:textFill>
          </w:rPr>
          <w:t>（五）利息；</w:t>
        </w:r>
      </w:ins>
    </w:p>
    <w:p w14:paraId="43DA32C5">
      <w:pPr>
        <w:adjustRightInd w:val="0"/>
        <w:snapToGrid w:val="0"/>
        <w:spacing w:line="480" w:lineRule="exact"/>
        <w:ind w:left="630" w:leftChars="300"/>
        <w:rPr>
          <w:ins w:id="1390" w:author="格格 刘" w:date="2024-07-16T16:21:00Z"/>
          <w:rFonts w:hint="eastAsia" w:ascii="方正仿宋_GBK" w:hAnsi="方正仿宋_GBK" w:eastAsia="方正仿宋_GBK" w:cs="方正仿宋_GBK"/>
          <w:color w:val="000000" w:themeColor="text1"/>
          <w:sz w:val="32"/>
          <w:szCs w:val="32"/>
          <w:rPrChange w:id="1391" w:author="彭姐江苏协会五月无锡展十月南京" w:date="2024-07-18T11:35:29Z">
            <w:rPr>
              <w:ins w:id="1392" w:author="格格 刘" w:date="2024-07-16T16:21:00Z"/>
              <w:rFonts w:ascii="黑体" w:hAnsi="黑体" w:eastAsia="黑体"/>
              <w:sz w:val="32"/>
              <w:szCs w:val="32"/>
            </w:rPr>
          </w:rPrChange>
          <w14:textFill>
            <w14:solidFill>
              <w14:schemeClr w14:val="tx1"/>
            </w14:solidFill>
          </w14:textFill>
        </w:rPr>
        <w:pPrChange w:id="1389" w:author="格格 刘" w:date="2024-07-16T16:27:00Z">
          <w:pPr>
            <w:adjustRightInd w:val="0"/>
            <w:snapToGrid w:val="0"/>
            <w:spacing w:line="480" w:lineRule="exact"/>
            <w:ind w:left="420" w:leftChars="200"/>
          </w:pPr>
        </w:pPrChange>
      </w:pPr>
      <w:ins w:id="1393" w:author="格格 刘" w:date="2024-07-16T16:21:00Z">
        <w:r>
          <w:rPr>
            <w:rFonts w:hint="eastAsia" w:ascii="方正仿宋_GBK" w:hAnsi="方正仿宋_GBK" w:eastAsia="方正仿宋_GBK" w:cs="方正仿宋_GBK"/>
            <w:color w:val="000000" w:themeColor="text1"/>
            <w:sz w:val="32"/>
            <w:szCs w:val="32"/>
            <w:rPrChange w:id="1394" w:author="彭姐江苏协会五月无锡展十月南京" w:date="2024-07-18T11:35:29Z">
              <w:rPr>
                <w:rFonts w:hint="eastAsia" w:ascii="黑体" w:hAnsi="黑体" w:eastAsia="黑体"/>
                <w:sz w:val="32"/>
                <w:szCs w:val="32"/>
              </w:rPr>
            </w:rPrChange>
            <w14:textFill>
              <w14:solidFill>
                <w14:schemeClr w14:val="tx1"/>
              </w14:solidFill>
            </w14:textFill>
          </w:rPr>
          <w:t>（六）其他合法收入。</w:t>
        </w:r>
      </w:ins>
    </w:p>
    <w:p w14:paraId="1AA6432A">
      <w:pPr>
        <w:spacing w:line="480" w:lineRule="exact"/>
        <w:ind w:firstLine="640" w:firstLineChars="200"/>
        <w:rPr>
          <w:ins w:id="1395" w:author="格格 刘" w:date="2024-07-16T16:21:00Z"/>
          <w:rFonts w:hint="eastAsia" w:ascii="方正仿宋_GBK" w:hAnsi="方正仿宋_GBK" w:eastAsia="方正仿宋_GBK" w:cs="方正仿宋_GBK"/>
          <w:color w:val="000000" w:themeColor="text1"/>
          <w:sz w:val="32"/>
          <w:szCs w:val="32"/>
          <w:rPrChange w:id="1396" w:author="彭姐江苏协会五月无锡展十月南京" w:date="2024-07-18T11:35:29Z">
            <w:rPr>
              <w:ins w:id="1397" w:author="格格 刘" w:date="2024-07-16T16:21:00Z"/>
              <w:rFonts w:ascii="黑体" w:hAnsi="黑体" w:eastAsia="黑体"/>
              <w:sz w:val="32"/>
              <w:szCs w:val="32"/>
            </w:rPr>
          </w:rPrChange>
          <w14:textFill>
            <w14:solidFill>
              <w14:schemeClr w14:val="tx1"/>
            </w14:solidFill>
          </w14:textFill>
        </w:rPr>
      </w:pPr>
      <w:ins w:id="1398" w:author="格格 刘" w:date="2024-07-16T16:21:00Z">
        <w:r>
          <w:rPr>
            <w:rFonts w:hint="eastAsia" w:ascii="方正仿宋_GBK" w:hAnsi="方正仿宋_GBK" w:eastAsia="方正仿宋_GBK" w:cs="方正仿宋_GBK"/>
            <w:b/>
            <w:bCs/>
            <w:color w:val="000000" w:themeColor="text1"/>
            <w:sz w:val="32"/>
            <w:szCs w:val="32"/>
            <w:rPrChange w:id="1399" w:author="彭姐江苏协会五月无锡展十月南京" w:date="2024-07-18T11:42:30Z">
              <w:rPr>
                <w:rFonts w:hint="eastAsia" w:ascii="黑体" w:hAnsi="黑体" w:eastAsia="黑体"/>
                <w:sz w:val="32"/>
                <w:szCs w:val="32"/>
              </w:rPr>
            </w:rPrChange>
            <w14:textFill>
              <w14:solidFill>
                <w14:schemeClr w14:val="tx1"/>
              </w14:solidFill>
            </w14:textFill>
          </w:rPr>
          <w:t>第四十六条</w:t>
        </w:r>
      </w:ins>
      <w:ins w:id="1400" w:author="格格 刘" w:date="2024-07-16T16:21:00Z">
        <w:r>
          <w:rPr>
            <w:rFonts w:hint="eastAsia" w:ascii="方正仿宋_GBK" w:hAnsi="方正仿宋_GBK" w:eastAsia="方正仿宋_GBK" w:cs="方正仿宋_GBK"/>
            <w:color w:val="000000" w:themeColor="text1"/>
            <w:sz w:val="32"/>
            <w:szCs w:val="32"/>
            <w:rPrChange w:id="1401"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本会的收入及其使用情况应当向会员</w:t>
        </w:r>
      </w:ins>
      <w:ins w:id="1402" w:author="格格 刘" w:date="2024-07-16T16:21:00Z">
        <w:del w:id="1403" w:author="翟靓雅" w:date="2024-07-17T09:59:00Z">
          <w:r>
            <w:rPr>
              <w:rFonts w:hint="eastAsia" w:ascii="方正仿宋_GBK" w:hAnsi="方正仿宋_GBK" w:eastAsia="方正仿宋_GBK" w:cs="方正仿宋_GBK"/>
              <w:color w:val="000000" w:themeColor="text1"/>
              <w:sz w:val="32"/>
              <w:szCs w:val="32"/>
              <w:rPrChange w:id="1404"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1405" w:author="格格 刘" w:date="2024-07-16T16:21:00Z">
        <w:r>
          <w:rPr>
            <w:rFonts w:hint="eastAsia" w:ascii="方正仿宋_GBK" w:hAnsi="方正仿宋_GBK" w:eastAsia="方正仿宋_GBK" w:cs="方正仿宋_GBK"/>
            <w:color w:val="000000" w:themeColor="text1"/>
            <w:sz w:val="32"/>
            <w:szCs w:val="32"/>
            <w:rPrChange w:id="1406" w:author="彭姐江苏协会五月无锡展十月南京" w:date="2024-07-18T11:35:29Z">
              <w:rPr>
                <w:rFonts w:hint="eastAsia" w:ascii="黑体" w:hAnsi="黑体" w:eastAsia="黑体"/>
                <w:sz w:val="32"/>
                <w:szCs w:val="32"/>
              </w:rPr>
            </w:rPrChange>
            <w14:textFill>
              <w14:solidFill>
                <w14:schemeClr w14:val="tx1"/>
              </w14:solidFill>
            </w14:textFill>
          </w:rPr>
          <w:t>大会公布，接受会员</w:t>
        </w:r>
      </w:ins>
      <w:ins w:id="1407" w:author="格格 刘" w:date="2024-07-16T16:21:00Z">
        <w:del w:id="1408" w:author="翟靓雅" w:date="2024-07-17T09:59:00Z">
          <w:r>
            <w:rPr>
              <w:rFonts w:hint="eastAsia" w:ascii="方正仿宋_GBK" w:hAnsi="方正仿宋_GBK" w:eastAsia="方正仿宋_GBK" w:cs="方正仿宋_GBK"/>
              <w:color w:val="000000" w:themeColor="text1"/>
              <w:sz w:val="32"/>
              <w:szCs w:val="32"/>
              <w:rPrChange w:id="1409"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1410" w:author="格格 刘" w:date="2024-07-16T16:21:00Z">
        <w:r>
          <w:rPr>
            <w:rFonts w:hint="eastAsia" w:ascii="方正仿宋_GBK" w:hAnsi="方正仿宋_GBK" w:eastAsia="方正仿宋_GBK" w:cs="方正仿宋_GBK"/>
            <w:color w:val="000000" w:themeColor="text1"/>
            <w:sz w:val="32"/>
            <w:szCs w:val="32"/>
            <w:rPrChange w:id="1411" w:author="彭姐江苏协会五月无锡展十月南京" w:date="2024-07-18T11:35:29Z">
              <w:rPr>
                <w:rFonts w:hint="eastAsia" w:ascii="黑体" w:hAnsi="黑体" w:eastAsia="黑体"/>
                <w:sz w:val="32"/>
                <w:szCs w:val="32"/>
              </w:rPr>
            </w:rPrChange>
            <w14:textFill>
              <w14:solidFill>
                <w14:schemeClr w14:val="tx1"/>
              </w14:solidFill>
            </w14:textFill>
          </w:rPr>
          <w:t>大会的监督检查。</w:t>
        </w:r>
      </w:ins>
    </w:p>
    <w:p w14:paraId="43445251">
      <w:pPr>
        <w:autoSpaceDE w:val="0"/>
        <w:adjustRightInd w:val="0"/>
        <w:snapToGrid w:val="0"/>
        <w:spacing w:line="480" w:lineRule="exact"/>
        <w:ind w:firstLine="640" w:firstLineChars="200"/>
        <w:rPr>
          <w:ins w:id="1412" w:author="格格 刘" w:date="2024-07-16T16:21:00Z"/>
          <w:rFonts w:hint="eastAsia" w:ascii="方正仿宋_GBK" w:hAnsi="方正仿宋_GBK" w:eastAsia="方正仿宋_GBK" w:cs="方正仿宋_GBK"/>
          <w:color w:val="000000" w:themeColor="text1"/>
          <w:sz w:val="32"/>
          <w:szCs w:val="32"/>
          <w:rPrChange w:id="1413" w:author="彭姐江苏协会五月无锡展十月南京" w:date="2024-07-18T11:35:29Z">
            <w:rPr>
              <w:ins w:id="1414" w:author="格格 刘" w:date="2024-07-16T16:21:00Z"/>
              <w:rFonts w:ascii="黑体" w:hAnsi="黑体" w:eastAsia="黑体"/>
              <w:sz w:val="32"/>
              <w:szCs w:val="32"/>
            </w:rPr>
          </w:rPrChange>
          <w14:textFill>
            <w14:solidFill>
              <w14:schemeClr w14:val="tx1"/>
            </w14:solidFill>
          </w14:textFill>
        </w:rPr>
      </w:pPr>
      <w:ins w:id="1415" w:author="格格 刘" w:date="2024-07-16T16:21:00Z">
        <w:r>
          <w:rPr>
            <w:rFonts w:hint="eastAsia" w:ascii="方正仿宋_GBK" w:hAnsi="方正仿宋_GBK" w:eastAsia="方正仿宋_GBK" w:cs="方正仿宋_GBK"/>
            <w:color w:val="000000" w:themeColor="text1"/>
            <w:sz w:val="32"/>
            <w:szCs w:val="32"/>
            <w:rPrChange w:id="1416" w:author="彭姐江苏协会五月无锡展十月南京" w:date="2024-07-18T11:35:29Z">
              <w:rPr>
                <w:rFonts w:hint="eastAsia" w:ascii="黑体" w:hAnsi="黑体" w:eastAsia="黑体"/>
                <w:sz w:val="32"/>
                <w:szCs w:val="32"/>
              </w:rPr>
            </w:rPrChange>
            <w14:textFill>
              <w14:solidFill>
                <w14:schemeClr w14:val="tx1"/>
              </w14:solidFill>
            </w14:textFill>
          </w:rPr>
          <w:t>本会接受境外捐赠收入的，须将接受捐赠和使用的情况向行业管理部门、登记管理机关及其他相关部门报告。</w:t>
        </w:r>
      </w:ins>
    </w:p>
    <w:p w14:paraId="24B9A6AA">
      <w:pPr>
        <w:spacing w:line="480" w:lineRule="exact"/>
        <w:ind w:firstLine="640" w:firstLineChars="200"/>
        <w:rPr>
          <w:ins w:id="1417" w:author="格格 刘" w:date="2024-07-16T16:21:00Z"/>
          <w:rFonts w:hint="eastAsia" w:ascii="方正仿宋_GBK" w:hAnsi="方正仿宋_GBK" w:eastAsia="方正仿宋_GBK" w:cs="方正仿宋_GBK"/>
          <w:color w:val="000000" w:themeColor="text1"/>
          <w:sz w:val="32"/>
          <w:szCs w:val="32"/>
          <w:rPrChange w:id="1418" w:author="彭姐江苏协会五月无锡展十月南京" w:date="2024-07-18T11:35:29Z">
            <w:rPr>
              <w:ins w:id="1419" w:author="格格 刘" w:date="2024-07-16T16:21:00Z"/>
              <w:rFonts w:ascii="黑体" w:hAnsi="黑体" w:eastAsia="黑体"/>
              <w:sz w:val="32"/>
              <w:szCs w:val="32"/>
            </w:rPr>
          </w:rPrChange>
          <w14:textFill>
            <w14:solidFill>
              <w14:schemeClr w14:val="tx1"/>
            </w14:solidFill>
          </w14:textFill>
        </w:rPr>
      </w:pPr>
      <w:ins w:id="1420" w:author="格格 刘" w:date="2024-07-16T16:21:00Z">
        <w:r>
          <w:rPr>
            <w:rFonts w:hint="eastAsia" w:ascii="方正仿宋_GBK" w:hAnsi="方正仿宋_GBK" w:eastAsia="方正仿宋_GBK" w:cs="方正仿宋_GBK"/>
            <w:b/>
            <w:bCs/>
            <w:color w:val="000000" w:themeColor="text1"/>
            <w:sz w:val="32"/>
            <w:szCs w:val="32"/>
            <w:rPrChange w:id="1421" w:author="彭姐江苏协会五月无锡展十月南京" w:date="2024-07-18T11:42:34Z">
              <w:rPr>
                <w:rFonts w:hint="eastAsia" w:ascii="黑体" w:hAnsi="黑体" w:eastAsia="黑体"/>
                <w:sz w:val="32"/>
                <w:szCs w:val="32"/>
              </w:rPr>
            </w:rPrChange>
            <w14:textFill>
              <w14:solidFill>
                <w14:schemeClr w14:val="tx1"/>
              </w14:solidFill>
            </w14:textFill>
          </w:rPr>
          <w:t>第四十七条</w:t>
        </w:r>
      </w:ins>
      <w:ins w:id="1422" w:author="格格 刘" w:date="2024-07-16T16:21:00Z">
        <w:r>
          <w:rPr>
            <w:rFonts w:hint="eastAsia" w:ascii="方正仿宋_GBK" w:hAnsi="方正仿宋_GBK" w:eastAsia="方正仿宋_GBK" w:cs="方正仿宋_GBK"/>
            <w:color w:val="000000" w:themeColor="text1"/>
            <w:sz w:val="32"/>
            <w:szCs w:val="32"/>
            <w:rPrChange w:id="1423"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本会经费主要用于：</w:t>
        </w:r>
      </w:ins>
    </w:p>
    <w:p w14:paraId="489D9159">
      <w:pPr>
        <w:spacing w:line="480" w:lineRule="exact"/>
        <w:ind w:firstLine="640" w:firstLineChars="200"/>
        <w:rPr>
          <w:ins w:id="1424" w:author="格格 刘" w:date="2024-07-16T16:21:00Z"/>
          <w:rFonts w:hint="eastAsia" w:ascii="方正仿宋_GBK" w:hAnsi="方正仿宋_GBK" w:eastAsia="方正仿宋_GBK" w:cs="方正仿宋_GBK"/>
          <w:color w:val="000000" w:themeColor="text1"/>
          <w:sz w:val="32"/>
          <w:szCs w:val="32"/>
          <w:rPrChange w:id="1425" w:author="彭姐江苏协会五月无锡展十月南京" w:date="2024-07-18T11:35:29Z">
            <w:rPr>
              <w:ins w:id="1426" w:author="格格 刘" w:date="2024-07-16T16:21:00Z"/>
              <w:rFonts w:ascii="黑体" w:hAnsi="黑体" w:eastAsia="黑体"/>
              <w:sz w:val="32"/>
              <w:szCs w:val="32"/>
            </w:rPr>
          </w:rPrChange>
          <w14:textFill>
            <w14:solidFill>
              <w14:schemeClr w14:val="tx1"/>
            </w14:solidFill>
          </w14:textFill>
        </w:rPr>
      </w:pPr>
      <w:ins w:id="1427" w:author="格格 刘" w:date="2024-07-16T16:21:00Z">
        <w:r>
          <w:rPr>
            <w:rFonts w:hint="eastAsia" w:ascii="方正仿宋_GBK" w:hAnsi="方正仿宋_GBK" w:eastAsia="方正仿宋_GBK" w:cs="方正仿宋_GBK"/>
            <w:color w:val="000000" w:themeColor="text1"/>
            <w:sz w:val="32"/>
            <w:szCs w:val="32"/>
            <w:rPrChange w:id="1428" w:author="彭姐江苏协会五月无锡展十月南京" w:date="2024-07-18T11:35:29Z">
              <w:rPr>
                <w:rFonts w:hint="eastAsia" w:ascii="黑体" w:hAnsi="黑体" w:eastAsia="黑体"/>
                <w:sz w:val="32"/>
                <w:szCs w:val="32"/>
              </w:rPr>
            </w:rPrChange>
            <w14:textFill>
              <w14:solidFill>
                <w14:schemeClr w14:val="tx1"/>
              </w14:solidFill>
            </w14:textFill>
          </w:rPr>
          <w:t>（一）本章程规定的业务范围；</w:t>
        </w:r>
      </w:ins>
    </w:p>
    <w:p w14:paraId="6E3F7790">
      <w:pPr>
        <w:spacing w:line="480" w:lineRule="exact"/>
        <w:ind w:firstLine="640" w:firstLineChars="200"/>
        <w:rPr>
          <w:ins w:id="1429" w:author="格格 刘" w:date="2024-07-16T16:21:00Z"/>
          <w:rFonts w:hint="eastAsia" w:ascii="方正仿宋_GBK" w:hAnsi="方正仿宋_GBK" w:eastAsia="方正仿宋_GBK" w:cs="方正仿宋_GBK"/>
          <w:color w:val="000000" w:themeColor="text1"/>
          <w:sz w:val="32"/>
          <w:szCs w:val="32"/>
          <w:rPrChange w:id="1430" w:author="彭姐江苏协会五月无锡展十月南京" w:date="2024-07-18T11:35:29Z">
            <w:rPr>
              <w:ins w:id="1431" w:author="格格 刘" w:date="2024-07-16T16:21:00Z"/>
              <w:rFonts w:ascii="黑体" w:hAnsi="黑体" w:eastAsia="黑体"/>
              <w:sz w:val="32"/>
              <w:szCs w:val="32"/>
            </w:rPr>
          </w:rPrChange>
          <w14:textFill>
            <w14:solidFill>
              <w14:schemeClr w14:val="tx1"/>
            </w14:solidFill>
          </w14:textFill>
        </w:rPr>
      </w:pPr>
      <w:ins w:id="1432" w:author="格格 刘" w:date="2024-07-16T16:21:00Z">
        <w:r>
          <w:rPr>
            <w:rFonts w:hint="eastAsia" w:ascii="方正仿宋_GBK" w:hAnsi="方正仿宋_GBK" w:eastAsia="方正仿宋_GBK" w:cs="方正仿宋_GBK"/>
            <w:color w:val="000000" w:themeColor="text1"/>
            <w:sz w:val="32"/>
            <w:szCs w:val="32"/>
            <w:rPrChange w:id="1433" w:author="彭姐江苏协会五月无锡展十月南京" w:date="2024-07-18T11:35:29Z">
              <w:rPr>
                <w:rFonts w:hint="eastAsia" w:ascii="黑体" w:hAnsi="黑体" w:eastAsia="黑体"/>
                <w:sz w:val="32"/>
                <w:szCs w:val="32"/>
              </w:rPr>
            </w:rPrChange>
            <w14:textFill>
              <w14:solidFill>
                <w14:schemeClr w14:val="tx1"/>
              </w14:solidFill>
            </w14:textFill>
          </w:rPr>
          <w:t>（二）必要的行政办公和人员薪酬支出；</w:t>
        </w:r>
      </w:ins>
    </w:p>
    <w:p w14:paraId="090D5CC5">
      <w:pPr>
        <w:spacing w:line="480" w:lineRule="exact"/>
        <w:ind w:firstLine="640" w:firstLineChars="200"/>
        <w:rPr>
          <w:ins w:id="1434" w:author="格格 刘" w:date="2024-07-16T16:21:00Z"/>
          <w:rFonts w:hint="eastAsia" w:ascii="方正仿宋_GBK" w:hAnsi="方正仿宋_GBK" w:eastAsia="方正仿宋_GBK" w:cs="方正仿宋_GBK"/>
          <w:color w:val="000000" w:themeColor="text1"/>
          <w:sz w:val="32"/>
          <w:szCs w:val="32"/>
          <w:rPrChange w:id="1435" w:author="彭姐江苏协会五月无锡展十月南京" w:date="2024-07-18T11:35:29Z">
            <w:rPr>
              <w:ins w:id="1436" w:author="格格 刘" w:date="2024-07-16T16:21:00Z"/>
              <w:rFonts w:ascii="黑体" w:hAnsi="黑体" w:eastAsia="黑体"/>
              <w:sz w:val="32"/>
              <w:szCs w:val="32"/>
            </w:rPr>
          </w:rPrChange>
          <w14:textFill>
            <w14:solidFill>
              <w14:schemeClr w14:val="tx1"/>
            </w14:solidFill>
          </w14:textFill>
        </w:rPr>
      </w:pPr>
      <w:ins w:id="1437" w:author="格格 刘" w:date="2024-07-16T16:21:00Z">
        <w:r>
          <w:rPr>
            <w:rFonts w:hint="eastAsia" w:ascii="方正仿宋_GBK" w:hAnsi="方正仿宋_GBK" w:eastAsia="方正仿宋_GBK" w:cs="方正仿宋_GBK"/>
            <w:color w:val="000000" w:themeColor="text1"/>
            <w:sz w:val="32"/>
            <w:szCs w:val="32"/>
            <w:rPrChange w:id="1438" w:author="彭姐江苏协会五月无锡展十月南京" w:date="2024-07-18T11:35:29Z">
              <w:rPr>
                <w:rFonts w:hint="eastAsia" w:ascii="黑体" w:hAnsi="黑体" w:eastAsia="黑体"/>
                <w:sz w:val="32"/>
                <w:szCs w:val="32"/>
              </w:rPr>
            </w:rPrChange>
            <w14:textFill>
              <w14:solidFill>
                <w14:schemeClr w14:val="tx1"/>
              </w14:solidFill>
            </w14:textFill>
          </w:rPr>
          <w:t>（三）其他由理事会</w:t>
        </w:r>
      </w:ins>
      <w:ins w:id="1439" w:author="格格 刘" w:date="2024-07-16T16:21:00Z">
        <w:del w:id="1440" w:author="翟靓雅" w:date="2024-07-17T09:59:00Z">
          <w:r>
            <w:rPr>
              <w:rFonts w:hint="eastAsia" w:ascii="方正仿宋_GBK" w:hAnsi="方正仿宋_GBK" w:eastAsia="方正仿宋_GBK" w:cs="方正仿宋_GBK"/>
              <w:color w:val="000000" w:themeColor="text1"/>
              <w:sz w:val="32"/>
              <w:szCs w:val="32"/>
              <w:rPrChange w:id="1441" w:author="彭姐江苏协会五月无锡展十月南京" w:date="2024-07-18T11:35:29Z">
                <w:rPr>
                  <w:rFonts w:hint="eastAsia" w:ascii="黑体" w:hAnsi="黑体" w:eastAsia="黑体"/>
                  <w:sz w:val="32"/>
                  <w:szCs w:val="32"/>
                </w:rPr>
              </w:rPrChange>
              <w14:textFill>
                <w14:solidFill>
                  <w14:schemeClr w14:val="tx1"/>
                </w14:solidFill>
              </w14:textFill>
            </w:rPr>
            <w:delText>或者常务理事会</w:delText>
          </w:r>
        </w:del>
      </w:ins>
      <w:ins w:id="1442" w:author="格格 刘" w:date="2024-07-16T16:21:00Z">
        <w:r>
          <w:rPr>
            <w:rFonts w:hint="eastAsia" w:ascii="方正仿宋_GBK" w:hAnsi="方正仿宋_GBK" w:eastAsia="方正仿宋_GBK" w:cs="方正仿宋_GBK"/>
            <w:color w:val="000000" w:themeColor="text1"/>
            <w:sz w:val="32"/>
            <w:szCs w:val="32"/>
            <w:rPrChange w:id="1443" w:author="彭姐江苏协会五月无锡展十月南京" w:date="2024-07-18T11:35:29Z">
              <w:rPr>
                <w:rFonts w:hint="eastAsia" w:ascii="黑体" w:hAnsi="黑体" w:eastAsia="黑体"/>
                <w:sz w:val="32"/>
                <w:szCs w:val="32"/>
              </w:rPr>
            </w:rPrChange>
            <w14:textFill>
              <w14:solidFill>
                <w14:schemeClr w14:val="tx1"/>
              </w14:solidFill>
            </w14:textFill>
          </w:rPr>
          <w:t>决定的事项。</w:t>
        </w:r>
      </w:ins>
    </w:p>
    <w:p w14:paraId="27894F2B">
      <w:pPr>
        <w:adjustRightInd w:val="0"/>
        <w:snapToGrid w:val="0"/>
        <w:spacing w:line="480" w:lineRule="exact"/>
        <w:ind w:firstLine="640" w:firstLineChars="200"/>
        <w:rPr>
          <w:ins w:id="1444" w:author="格格 刘" w:date="2024-07-16T16:21:00Z"/>
          <w:rFonts w:hint="eastAsia" w:ascii="方正仿宋_GBK" w:hAnsi="方正仿宋_GBK" w:eastAsia="方正仿宋_GBK" w:cs="方正仿宋_GBK"/>
          <w:color w:val="000000" w:themeColor="text1"/>
          <w:sz w:val="32"/>
          <w:szCs w:val="32"/>
          <w:rPrChange w:id="1445" w:author="彭姐江苏协会五月无锡展十月南京" w:date="2024-07-18T11:35:29Z">
            <w:rPr>
              <w:ins w:id="1446" w:author="格格 刘" w:date="2024-07-16T16:21:00Z"/>
              <w:rFonts w:ascii="黑体" w:hAnsi="黑体" w:eastAsia="黑体"/>
              <w:sz w:val="32"/>
              <w:szCs w:val="32"/>
            </w:rPr>
          </w:rPrChange>
          <w14:textFill>
            <w14:solidFill>
              <w14:schemeClr w14:val="tx1"/>
            </w14:solidFill>
          </w14:textFill>
        </w:rPr>
      </w:pPr>
      <w:ins w:id="1447" w:author="格格 刘" w:date="2024-07-16T16:21:00Z">
        <w:r>
          <w:rPr>
            <w:rFonts w:hint="eastAsia" w:ascii="方正仿宋_GBK" w:hAnsi="方正仿宋_GBK" w:eastAsia="方正仿宋_GBK" w:cs="方正仿宋_GBK"/>
            <w:b/>
            <w:bCs/>
            <w:color w:val="000000" w:themeColor="text1"/>
            <w:sz w:val="32"/>
            <w:szCs w:val="32"/>
            <w:rPrChange w:id="1448" w:author="彭姐江苏协会五月无锡展十月南京" w:date="2024-07-18T11:42:38Z">
              <w:rPr>
                <w:rFonts w:hint="eastAsia" w:ascii="黑体" w:hAnsi="黑体" w:eastAsia="黑体"/>
                <w:sz w:val="32"/>
                <w:szCs w:val="32"/>
              </w:rPr>
            </w:rPrChange>
            <w14:textFill>
              <w14:solidFill>
                <w14:schemeClr w14:val="tx1"/>
              </w14:solidFill>
            </w14:textFill>
          </w:rPr>
          <w:t>第四十八条</w:t>
        </w:r>
      </w:ins>
      <w:ins w:id="1449" w:author="格格 刘" w:date="2024-07-16T16:21:00Z">
        <w:r>
          <w:rPr>
            <w:rFonts w:hint="eastAsia" w:ascii="方正仿宋_GBK" w:hAnsi="方正仿宋_GBK" w:eastAsia="方正仿宋_GBK" w:cs="方正仿宋_GBK"/>
            <w:color w:val="000000" w:themeColor="text1"/>
            <w:sz w:val="32"/>
            <w:szCs w:val="32"/>
            <w:rPrChange w:id="1450"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本会的资产，任何单位、个人不得侵占、私分和挪用。</w:t>
        </w:r>
      </w:ins>
    </w:p>
    <w:p w14:paraId="23A8FDDE">
      <w:pPr>
        <w:spacing w:line="480" w:lineRule="exact"/>
        <w:ind w:firstLine="640" w:firstLineChars="200"/>
        <w:rPr>
          <w:ins w:id="1451" w:author="格格 刘" w:date="2024-07-16T16:21:00Z"/>
          <w:rFonts w:hint="eastAsia" w:ascii="方正仿宋_GBK" w:hAnsi="方正仿宋_GBK" w:eastAsia="方正仿宋_GBK" w:cs="方正仿宋_GBK"/>
          <w:color w:val="000000" w:themeColor="text1"/>
          <w:sz w:val="32"/>
          <w:szCs w:val="32"/>
          <w:rPrChange w:id="1452" w:author="彭姐江苏协会五月无锡展十月南京" w:date="2024-07-18T11:35:29Z">
            <w:rPr>
              <w:ins w:id="1453" w:author="格格 刘" w:date="2024-07-16T16:21:00Z"/>
              <w:rFonts w:ascii="黑体" w:hAnsi="黑体" w:eastAsia="黑体"/>
              <w:sz w:val="32"/>
              <w:szCs w:val="32"/>
            </w:rPr>
          </w:rPrChange>
          <w14:textFill>
            <w14:solidFill>
              <w14:schemeClr w14:val="tx1"/>
            </w14:solidFill>
          </w14:textFill>
        </w:rPr>
      </w:pPr>
      <w:ins w:id="1454" w:author="格格 刘" w:date="2024-07-16T16:21:00Z">
        <w:r>
          <w:rPr>
            <w:rFonts w:hint="eastAsia" w:ascii="方正仿宋_GBK" w:hAnsi="方正仿宋_GBK" w:eastAsia="方正仿宋_GBK" w:cs="方正仿宋_GBK"/>
            <w:b/>
            <w:bCs/>
            <w:color w:val="000000" w:themeColor="text1"/>
            <w:sz w:val="32"/>
            <w:szCs w:val="32"/>
            <w:rPrChange w:id="1455" w:author="彭姐江苏协会五月无锡展十月南京" w:date="2024-07-18T11:42:42Z">
              <w:rPr>
                <w:rFonts w:hint="eastAsia" w:ascii="黑体" w:hAnsi="黑体" w:eastAsia="黑体"/>
                <w:sz w:val="32"/>
                <w:szCs w:val="32"/>
              </w:rPr>
            </w:rPrChange>
            <w14:textFill>
              <w14:solidFill>
                <w14:schemeClr w14:val="tx1"/>
              </w14:solidFill>
            </w14:textFill>
          </w:rPr>
          <w:t>第四十九条</w:t>
        </w:r>
      </w:ins>
      <w:ins w:id="1456" w:author="格格 刘" w:date="2024-07-16T16:21:00Z">
        <w:r>
          <w:rPr>
            <w:rFonts w:hint="eastAsia" w:ascii="方正仿宋_GBK" w:hAnsi="方正仿宋_GBK" w:eastAsia="方正仿宋_GBK" w:cs="方正仿宋_GBK"/>
            <w:color w:val="000000" w:themeColor="text1"/>
            <w:sz w:val="32"/>
            <w:szCs w:val="32"/>
            <w:rPrChange w:id="1457"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本会执行《民间非营利组织会计制度》，依法进行会计核算、建立健全内部会计监督制度，保证会计资料合法、真实、准确、完整。</w:t>
        </w:r>
      </w:ins>
    </w:p>
    <w:p w14:paraId="303A8AB0">
      <w:pPr>
        <w:spacing w:line="480" w:lineRule="exact"/>
        <w:ind w:firstLine="640" w:firstLineChars="200"/>
        <w:rPr>
          <w:ins w:id="1458" w:author="格格 刘" w:date="2024-07-16T16:21:00Z"/>
          <w:rFonts w:hint="eastAsia" w:ascii="方正仿宋_GBK" w:hAnsi="方正仿宋_GBK" w:eastAsia="方正仿宋_GBK" w:cs="方正仿宋_GBK"/>
          <w:color w:val="000000" w:themeColor="text1"/>
          <w:sz w:val="32"/>
          <w:szCs w:val="32"/>
          <w:rPrChange w:id="1459" w:author="彭姐江苏协会五月无锡展十月南京" w:date="2024-07-18T11:35:29Z">
            <w:rPr>
              <w:ins w:id="1460" w:author="格格 刘" w:date="2024-07-16T16:21:00Z"/>
              <w:rFonts w:ascii="黑体" w:hAnsi="黑体" w:eastAsia="黑体"/>
              <w:sz w:val="32"/>
              <w:szCs w:val="32"/>
            </w:rPr>
          </w:rPrChange>
          <w14:textFill>
            <w14:solidFill>
              <w14:schemeClr w14:val="tx1"/>
            </w14:solidFill>
          </w14:textFill>
        </w:rPr>
      </w:pPr>
      <w:ins w:id="1461" w:author="格格 刘" w:date="2024-07-16T16:21:00Z">
        <w:r>
          <w:rPr>
            <w:rFonts w:hint="eastAsia" w:ascii="方正仿宋_GBK" w:hAnsi="方正仿宋_GBK" w:eastAsia="方正仿宋_GBK" w:cs="方正仿宋_GBK"/>
            <w:color w:val="000000" w:themeColor="text1"/>
            <w:sz w:val="32"/>
            <w:szCs w:val="32"/>
            <w:rPrChange w:id="1462" w:author="彭姐江苏协会五月无锡展十月南京" w:date="2024-07-18T11:35:29Z">
              <w:rPr>
                <w:rFonts w:hint="eastAsia" w:ascii="黑体" w:hAnsi="黑体" w:eastAsia="黑体"/>
                <w:sz w:val="32"/>
                <w:szCs w:val="32"/>
              </w:rPr>
            </w:rPrChange>
            <w14:textFill>
              <w14:solidFill>
                <w14:schemeClr w14:val="tx1"/>
              </w14:solidFill>
            </w14:textFill>
          </w:rPr>
          <w:t>本会接受税务、会计主管部门依法实施的税务监督和会计监督。</w:t>
        </w:r>
      </w:ins>
    </w:p>
    <w:p w14:paraId="35298103">
      <w:pPr>
        <w:adjustRightInd w:val="0"/>
        <w:snapToGrid w:val="0"/>
        <w:spacing w:line="480" w:lineRule="exact"/>
        <w:ind w:firstLine="640" w:firstLineChars="200"/>
        <w:rPr>
          <w:ins w:id="1463" w:author="格格 刘" w:date="2024-07-16T16:21:00Z"/>
          <w:rFonts w:hint="eastAsia" w:ascii="方正仿宋_GBK" w:hAnsi="方正仿宋_GBK" w:eastAsia="方正仿宋_GBK" w:cs="方正仿宋_GBK"/>
          <w:color w:val="000000" w:themeColor="text1"/>
          <w:sz w:val="32"/>
          <w:szCs w:val="32"/>
          <w:rPrChange w:id="1464" w:author="彭姐江苏协会五月无锡展十月南京" w:date="2024-07-18T11:35:29Z">
            <w:rPr>
              <w:ins w:id="1465" w:author="格格 刘" w:date="2024-07-16T16:21:00Z"/>
              <w:rFonts w:ascii="黑体" w:hAnsi="黑体" w:eastAsia="黑体"/>
              <w:sz w:val="32"/>
              <w:szCs w:val="32"/>
            </w:rPr>
          </w:rPrChange>
          <w14:textFill>
            <w14:solidFill>
              <w14:schemeClr w14:val="tx1"/>
            </w14:solidFill>
          </w14:textFill>
        </w:rPr>
      </w:pPr>
      <w:ins w:id="1466" w:author="格格 刘" w:date="2024-07-16T16:21:00Z">
        <w:r>
          <w:rPr>
            <w:rFonts w:hint="eastAsia" w:ascii="方正仿宋_GBK" w:hAnsi="方正仿宋_GBK" w:eastAsia="方正仿宋_GBK" w:cs="方正仿宋_GBK"/>
            <w:b/>
            <w:bCs/>
            <w:color w:val="000000" w:themeColor="text1"/>
            <w:sz w:val="32"/>
            <w:szCs w:val="32"/>
            <w:rPrChange w:id="1467" w:author="彭姐江苏协会五月无锡展十月南京" w:date="2024-07-18T11:42:46Z">
              <w:rPr>
                <w:rFonts w:hint="eastAsia" w:ascii="黑体" w:hAnsi="黑体" w:eastAsia="黑体"/>
                <w:sz w:val="32"/>
                <w:szCs w:val="32"/>
              </w:rPr>
            </w:rPrChange>
            <w14:textFill>
              <w14:solidFill>
                <w14:schemeClr w14:val="tx1"/>
              </w14:solidFill>
            </w14:textFill>
          </w:rPr>
          <w:t>第五十条</w:t>
        </w:r>
      </w:ins>
      <w:ins w:id="1468" w:author="格格 刘" w:date="2024-07-16T16:21:00Z">
        <w:r>
          <w:rPr>
            <w:rFonts w:hint="eastAsia" w:ascii="方正仿宋_GBK" w:hAnsi="方正仿宋_GBK" w:eastAsia="方正仿宋_GBK" w:cs="方正仿宋_GBK"/>
            <w:color w:val="000000" w:themeColor="text1"/>
            <w:sz w:val="32"/>
            <w:szCs w:val="32"/>
            <w:rPrChange w:id="1469"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本会配备具有专业资格的会计人员。会计不兼任出纳。会计人员调动工作或离职时，必须办清交接手续。</w:t>
        </w:r>
      </w:ins>
    </w:p>
    <w:p w14:paraId="7CDC5496">
      <w:pPr>
        <w:adjustRightInd w:val="0"/>
        <w:snapToGrid w:val="0"/>
        <w:spacing w:line="480" w:lineRule="exact"/>
        <w:ind w:firstLine="640" w:firstLineChars="200"/>
        <w:rPr>
          <w:ins w:id="1470" w:author="格格 刘" w:date="2024-07-16T16:21:00Z"/>
          <w:rFonts w:hint="eastAsia" w:ascii="方正仿宋_GBK" w:hAnsi="方正仿宋_GBK" w:eastAsia="方正仿宋_GBK" w:cs="方正仿宋_GBK"/>
          <w:color w:val="000000" w:themeColor="text1"/>
          <w:sz w:val="32"/>
          <w:szCs w:val="32"/>
          <w:rPrChange w:id="1471" w:author="彭姐江苏协会五月无锡展十月南京" w:date="2024-07-18T11:35:29Z">
            <w:rPr>
              <w:ins w:id="1472" w:author="格格 刘" w:date="2024-07-16T16:21:00Z"/>
              <w:rFonts w:ascii="黑体" w:hAnsi="黑体" w:eastAsia="黑体"/>
              <w:sz w:val="32"/>
              <w:szCs w:val="32"/>
            </w:rPr>
          </w:rPrChange>
          <w14:textFill>
            <w14:solidFill>
              <w14:schemeClr w14:val="tx1"/>
            </w14:solidFill>
          </w14:textFill>
        </w:rPr>
      </w:pPr>
      <w:ins w:id="1473" w:author="格格 刘" w:date="2024-07-16T16:21:00Z">
        <w:r>
          <w:rPr>
            <w:rFonts w:hint="eastAsia" w:ascii="方正仿宋_GBK" w:hAnsi="方正仿宋_GBK" w:eastAsia="方正仿宋_GBK" w:cs="方正仿宋_GBK"/>
            <w:b/>
            <w:bCs/>
            <w:color w:val="000000" w:themeColor="text1"/>
            <w:sz w:val="32"/>
            <w:szCs w:val="32"/>
            <w:rPrChange w:id="1474" w:author="彭姐江苏协会五月无锡展十月南京" w:date="2024-07-18T11:42:50Z">
              <w:rPr>
                <w:rFonts w:hint="eastAsia" w:ascii="黑体" w:hAnsi="黑体" w:eastAsia="黑体"/>
                <w:sz w:val="32"/>
                <w:szCs w:val="32"/>
              </w:rPr>
            </w:rPrChange>
            <w14:textFill>
              <w14:solidFill>
                <w14:schemeClr w14:val="tx1"/>
              </w14:solidFill>
            </w14:textFill>
          </w:rPr>
          <w:t>第五十一条</w:t>
        </w:r>
      </w:ins>
      <w:ins w:id="1475" w:author="格格 刘" w:date="2024-07-16T16:21:00Z">
        <w:r>
          <w:rPr>
            <w:rFonts w:hint="eastAsia" w:ascii="方正仿宋_GBK" w:hAnsi="方正仿宋_GBK" w:eastAsia="方正仿宋_GBK" w:cs="方正仿宋_GBK"/>
            <w:color w:val="000000" w:themeColor="text1"/>
            <w:sz w:val="32"/>
            <w:szCs w:val="32"/>
            <w:rPrChange w:id="1476"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本会进行换届、变更法定代表人，应当进行财务审计，并将审计报告报送行业管理部门、登记管理机关及其他相关部门。</w:t>
        </w:r>
      </w:ins>
    </w:p>
    <w:p w14:paraId="3D552250">
      <w:pPr>
        <w:adjustRightInd w:val="0"/>
        <w:snapToGrid w:val="0"/>
        <w:spacing w:line="480" w:lineRule="exact"/>
        <w:ind w:firstLine="640" w:firstLineChars="200"/>
        <w:rPr>
          <w:ins w:id="1477" w:author="格格 刘" w:date="2024-07-16T16:21:00Z"/>
          <w:rFonts w:hint="eastAsia" w:ascii="方正仿宋_GBK" w:hAnsi="方正仿宋_GBK" w:eastAsia="方正仿宋_GBK" w:cs="方正仿宋_GBK"/>
          <w:color w:val="000000" w:themeColor="text1"/>
          <w:sz w:val="32"/>
          <w:szCs w:val="32"/>
          <w:rPrChange w:id="1478" w:author="彭姐江苏协会五月无锡展十月南京" w:date="2024-07-18T11:35:29Z">
            <w:rPr>
              <w:ins w:id="1479" w:author="格格 刘" w:date="2024-07-16T16:21:00Z"/>
              <w:rFonts w:ascii="黑体" w:hAnsi="黑体" w:eastAsia="黑体"/>
              <w:sz w:val="32"/>
              <w:szCs w:val="32"/>
            </w:rPr>
          </w:rPrChange>
          <w14:textFill>
            <w14:solidFill>
              <w14:schemeClr w14:val="tx1"/>
            </w14:solidFill>
          </w14:textFill>
        </w:rPr>
      </w:pPr>
      <w:ins w:id="1480" w:author="格格 刘" w:date="2024-07-16T16:21:00Z">
        <w:r>
          <w:rPr>
            <w:rFonts w:hint="eastAsia" w:ascii="方正仿宋_GBK" w:hAnsi="方正仿宋_GBK" w:eastAsia="方正仿宋_GBK" w:cs="方正仿宋_GBK"/>
            <w:b/>
            <w:bCs/>
            <w:color w:val="000000" w:themeColor="text1"/>
            <w:sz w:val="32"/>
            <w:szCs w:val="32"/>
            <w:rPrChange w:id="1481" w:author="彭姐江苏协会五月无锡展十月南京" w:date="2024-07-18T11:42:53Z">
              <w:rPr>
                <w:rFonts w:hint="eastAsia" w:ascii="黑体" w:hAnsi="黑体" w:eastAsia="黑体"/>
                <w:sz w:val="32"/>
                <w:szCs w:val="32"/>
              </w:rPr>
            </w:rPrChange>
            <w14:textFill>
              <w14:solidFill>
                <w14:schemeClr w14:val="tx1"/>
              </w14:solidFill>
            </w14:textFill>
          </w:rPr>
          <w:t>第五十二条</w:t>
        </w:r>
      </w:ins>
      <w:ins w:id="1482" w:author="格格 刘" w:date="2024-07-16T16:21:00Z">
        <w:r>
          <w:rPr>
            <w:rFonts w:hint="eastAsia" w:ascii="方正仿宋_GBK" w:hAnsi="方正仿宋_GBK" w:eastAsia="方正仿宋_GBK" w:cs="方正仿宋_GBK"/>
            <w:color w:val="000000" w:themeColor="text1"/>
            <w:sz w:val="32"/>
            <w:szCs w:val="32"/>
            <w:rPrChange w:id="1483"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本会按照《社会团体登记管理条例》规定接受登记管理机关组织的年度检查。</w:t>
        </w:r>
      </w:ins>
    </w:p>
    <w:p w14:paraId="090C9801">
      <w:pPr>
        <w:pStyle w:val="6"/>
        <w:spacing w:line="480" w:lineRule="exact"/>
        <w:ind w:firstLine="420"/>
        <w:jc w:val="center"/>
        <w:rPr>
          <w:ins w:id="1484" w:author="格格 刘" w:date="2024-07-16T16:21:00Z"/>
          <w:rStyle w:val="18"/>
          <w:rFonts w:hint="eastAsia" w:ascii="方正仿宋_GBK" w:hAnsi="方正仿宋_GBK" w:eastAsia="方正仿宋_GBK" w:cs="方正仿宋_GBK"/>
          <w:color w:val="000000" w:themeColor="text1"/>
          <w:sz w:val="27"/>
          <w:szCs w:val="27"/>
          <w:rPrChange w:id="1485" w:author="彭姐江苏协会五月无锡展十月南京" w:date="2024-07-18T11:35:29Z">
            <w:rPr>
              <w:ins w:id="1486" w:author="格格 刘" w:date="2024-07-16T16:21:00Z"/>
              <w:rStyle w:val="18"/>
              <w:rFonts w:ascii="黑体" w:hAnsi="黑体"/>
              <w:sz w:val="27"/>
              <w:szCs w:val="27"/>
            </w:rPr>
          </w:rPrChange>
          <w14:textFill>
            <w14:solidFill>
              <w14:schemeClr w14:val="tx1"/>
            </w14:solidFill>
          </w14:textFill>
        </w:rPr>
      </w:pPr>
      <w:ins w:id="1487" w:author="格格 刘" w:date="2024-07-16T16:21:00Z">
        <w:r>
          <w:rPr>
            <w:rStyle w:val="18"/>
            <w:rFonts w:hint="eastAsia" w:ascii="方正仿宋_GBK" w:hAnsi="方正仿宋_GBK" w:eastAsia="方正仿宋_GBK" w:cs="方正仿宋_GBK"/>
            <w:color w:val="000000" w:themeColor="text1"/>
            <w:sz w:val="27"/>
            <w:szCs w:val="27"/>
            <w:rPrChange w:id="1488" w:author="彭姐江苏协会五月无锡展十月南京" w:date="2024-07-18T11:35:29Z">
              <w:rPr>
                <w:rStyle w:val="18"/>
                <w:rFonts w:hint="eastAsia" w:ascii="黑体" w:hAnsi="黑体" w:eastAsia="黑体"/>
                <w:sz w:val="27"/>
                <w:szCs w:val="27"/>
              </w:rPr>
            </w:rPrChange>
            <w14:textFill>
              <w14:solidFill>
                <w14:schemeClr w14:val="tx1"/>
              </w14:solidFill>
            </w14:textFill>
          </w:rPr>
          <w:t xml:space="preserve"> </w:t>
        </w:r>
      </w:ins>
    </w:p>
    <w:p w14:paraId="67901A21">
      <w:pPr>
        <w:adjustRightInd w:val="0"/>
        <w:snapToGrid w:val="0"/>
        <w:spacing w:line="480" w:lineRule="exact"/>
        <w:jc w:val="center"/>
        <w:rPr>
          <w:ins w:id="1489" w:author="格格 刘" w:date="2024-07-16T16:21:00Z"/>
          <w:rFonts w:hint="eastAsia" w:ascii="方正仿宋_GBK" w:hAnsi="方正仿宋_GBK" w:eastAsia="方正仿宋_GBK" w:cs="方正仿宋_GBK"/>
          <w:color w:val="000000" w:themeColor="text1"/>
          <w:sz w:val="32"/>
          <w:szCs w:val="32"/>
          <w:rPrChange w:id="1490" w:author="彭姐江苏协会五月无锡展十月南京" w:date="2024-07-18T11:35:29Z">
            <w:rPr>
              <w:ins w:id="1491" w:author="格格 刘" w:date="2024-07-16T16:21:00Z"/>
              <w:sz w:val="32"/>
              <w:szCs w:val="32"/>
            </w:rPr>
          </w:rPrChange>
          <w14:textFill>
            <w14:solidFill>
              <w14:schemeClr w14:val="tx1"/>
            </w14:solidFill>
          </w14:textFill>
        </w:rPr>
      </w:pPr>
      <w:ins w:id="1492" w:author="格格 刘" w:date="2024-07-16T16:21:00Z">
        <w:r>
          <w:rPr>
            <w:rFonts w:hint="eastAsia" w:ascii="方正仿宋_GBK" w:hAnsi="方正仿宋_GBK" w:eastAsia="方正仿宋_GBK" w:cs="方正仿宋_GBK"/>
            <w:color w:val="000000" w:themeColor="text1"/>
            <w:sz w:val="32"/>
            <w:szCs w:val="32"/>
            <w:rPrChange w:id="1493" w:author="彭姐江苏协会五月无锡展十月南京" w:date="2024-07-18T11:35:29Z">
              <w:rPr>
                <w:rFonts w:hint="eastAsia" w:ascii="黑体" w:hAnsi="黑体" w:eastAsia="黑体"/>
                <w:sz w:val="32"/>
                <w:szCs w:val="32"/>
              </w:rPr>
            </w:rPrChange>
            <w14:textFill>
              <w14:solidFill>
                <w14:schemeClr w14:val="tx1"/>
              </w14:solidFill>
            </w14:textFill>
          </w:rPr>
          <w:t>第六章 章程的修改程序</w:t>
        </w:r>
      </w:ins>
    </w:p>
    <w:p w14:paraId="2C189498">
      <w:pPr>
        <w:adjustRightInd w:val="0"/>
        <w:snapToGrid w:val="0"/>
        <w:spacing w:line="480" w:lineRule="exact"/>
        <w:jc w:val="left"/>
        <w:rPr>
          <w:ins w:id="1494" w:author="格格 刘" w:date="2024-07-16T16:21:00Z"/>
          <w:rFonts w:hint="eastAsia" w:ascii="方正仿宋_GBK" w:hAnsi="方正仿宋_GBK" w:eastAsia="方正仿宋_GBK" w:cs="方正仿宋_GBK"/>
          <w:color w:val="000000" w:themeColor="text1"/>
          <w:sz w:val="32"/>
          <w:szCs w:val="32"/>
          <w:rPrChange w:id="1495" w:author="彭姐江苏协会五月无锡展十月南京" w:date="2024-07-18T11:35:29Z">
            <w:rPr>
              <w:ins w:id="1496" w:author="格格 刘" w:date="2024-07-16T16:21:00Z"/>
              <w:rFonts w:ascii="黑体" w:hAnsi="黑体" w:eastAsia="黑体"/>
              <w:sz w:val="32"/>
              <w:szCs w:val="32"/>
            </w:rPr>
          </w:rPrChange>
          <w14:textFill>
            <w14:solidFill>
              <w14:schemeClr w14:val="tx1"/>
            </w14:solidFill>
          </w14:textFill>
        </w:rPr>
      </w:pPr>
      <w:ins w:id="1497" w:author="格格 刘" w:date="2024-07-16T16:21:00Z">
        <w:r>
          <w:rPr>
            <w:rFonts w:hint="eastAsia" w:ascii="方正仿宋_GBK" w:hAnsi="方正仿宋_GBK" w:eastAsia="方正仿宋_GBK" w:cs="方正仿宋_GBK"/>
            <w:color w:val="000000" w:themeColor="text1"/>
            <w:sz w:val="32"/>
            <w:szCs w:val="32"/>
            <w:rPrChange w:id="1498"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ins w:id="1499" w:author="格格 刘" w:date="2024-07-16T16:21:00Z">
        <w:r>
          <w:rPr>
            <w:rFonts w:hint="eastAsia" w:ascii="方正仿宋_GBK" w:hAnsi="方正仿宋_GBK" w:eastAsia="方正仿宋_GBK" w:cs="方正仿宋_GBK"/>
            <w:b/>
            <w:bCs/>
            <w:color w:val="000000" w:themeColor="text1"/>
            <w:sz w:val="32"/>
            <w:szCs w:val="32"/>
            <w:rPrChange w:id="1500" w:author="彭姐江苏协会五月无锡展十月南京" w:date="2024-07-18T11:42:58Z">
              <w:rPr>
                <w:rFonts w:hint="eastAsia" w:ascii="黑体" w:hAnsi="黑体" w:eastAsia="黑体"/>
                <w:sz w:val="32"/>
                <w:szCs w:val="32"/>
              </w:rPr>
            </w:rPrChange>
            <w14:textFill>
              <w14:solidFill>
                <w14:schemeClr w14:val="tx1"/>
              </w14:solidFill>
            </w14:textFill>
          </w:rPr>
          <w:t>第五十三条</w:t>
        </w:r>
      </w:ins>
      <w:ins w:id="1501" w:author="格格 刘" w:date="2024-07-16T16:21:00Z">
        <w:r>
          <w:rPr>
            <w:rFonts w:hint="eastAsia" w:ascii="方正仿宋_GBK" w:hAnsi="方正仿宋_GBK" w:eastAsia="方正仿宋_GBK" w:cs="方正仿宋_GBK"/>
            <w:color w:val="000000" w:themeColor="text1"/>
            <w:sz w:val="32"/>
            <w:szCs w:val="32"/>
            <w:rPrChange w:id="1502"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对本会章程的修改，由理事会表决通过，报登记管理机关预审后，提交会员</w:t>
        </w:r>
      </w:ins>
      <w:ins w:id="1503" w:author="格格 刘" w:date="2024-07-16T16:21:00Z">
        <w:del w:id="1504" w:author="翟靓雅" w:date="2024-07-17T09:59:00Z">
          <w:r>
            <w:rPr>
              <w:rFonts w:hint="eastAsia" w:ascii="方正仿宋_GBK" w:hAnsi="方正仿宋_GBK" w:eastAsia="方正仿宋_GBK" w:cs="方正仿宋_GBK"/>
              <w:color w:val="000000" w:themeColor="text1"/>
              <w:sz w:val="32"/>
              <w:szCs w:val="32"/>
              <w:rPrChange w:id="1505"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1506" w:author="格格 刘" w:date="2024-07-16T16:21:00Z">
        <w:r>
          <w:rPr>
            <w:rFonts w:hint="eastAsia" w:ascii="方正仿宋_GBK" w:hAnsi="方正仿宋_GBK" w:eastAsia="方正仿宋_GBK" w:cs="方正仿宋_GBK"/>
            <w:color w:val="000000" w:themeColor="text1"/>
            <w:sz w:val="32"/>
            <w:szCs w:val="32"/>
            <w:rPrChange w:id="1507" w:author="彭姐江苏协会五月无锡展十月南京" w:date="2024-07-18T11:35:29Z">
              <w:rPr>
                <w:rFonts w:hint="eastAsia" w:ascii="黑体" w:hAnsi="黑体" w:eastAsia="黑体"/>
                <w:sz w:val="32"/>
                <w:szCs w:val="32"/>
              </w:rPr>
            </w:rPrChange>
            <w14:textFill>
              <w14:solidFill>
                <w14:schemeClr w14:val="tx1"/>
              </w14:solidFill>
            </w14:textFill>
          </w:rPr>
          <w:t>大会审议。</w:t>
        </w:r>
      </w:ins>
    </w:p>
    <w:p w14:paraId="6CDE7024">
      <w:pPr>
        <w:adjustRightInd w:val="0"/>
        <w:snapToGrid w:val="0"/>
        <w:spacing w:line="480" w:lineRule="exact"/>
        <w:ind w:firstLine="640" w:firstLineChars="200"/>
        <w:jc w:val="left"/>
        <w:rPr>
          <w:ins w:id="1508" w:author="格格 刘" w:date="2024-07-16T16:21:00Z"/>
          <w:rFonts w:hint="eastAsia" w:ascii="方正仿宋_GBK" w:hAnsi="方正仿宋_GBK" w:eastAsia="方正仿宋_GBK" w:cs="方正仿宋_GBK"/>
          <w:color w:val="000000" w:themeColor="text1"/>
          <w:sz w:val="32"/>
          <w:szCs w:val="32"/>
          <w:rPrChange w:id="1509" w:author="彭姐江苏协会五月无锡展十月南京" w:date="2024-07-18T11:35:29Z">
            <w:rPr>
              <w:ins w:id="1510" w:author="格格 刘" w:date="2024-07-16T16:21:00Z"/>
              <w:rFonts w:ascii="黑体" w:hAnsi="黑体" w:eastAsia="黑体"/>
              <w:sz w:val="32"/>
              <w:szCs w:val="32"/>
            </w:rPr>
          </w:rPrChange>
          <w14:textFill>
            <w14:solidFill>
              <w14:schemeClr w14:val="tx1"/>
            </w14:solidFill>
          </w14:textFill>
        </w:rPr>
      </w:pPr>
      <w:ins w:id="1511" w:author="格格 刘" w:date="2024-07-16T16:21:00Z">
        <w:r>
          <w:rPr>
            <w:rFonts w:hint="eastAsia" w:ascii="方正仿宋_GBK" w:hAnsi="方正仿宋_GBK" w:eastAsia="方正仿宋_GBK" w:cs="方正仿宋_GBK"/>
            <w:b/>
            <w:bCs/>
            <w:color w:val="000000" w:themeColor="text1"/>
            <w:sz w:val="32"/>
            <w:szCs w:val="32"/>
            <w:rPrChange w:id="1512" w:author="彭姐江苏协会五月无锡展十月南京" w:date="2024-07-18T11:43:08Z">
              <w:rPr>
                <w:rFonts w:hint="eastAsia" w:ascii="黑体" w:hAnsi="黑体" w:eastAsia="黑体"/>
                <w:sz w:val="32"/>
                <w:szCs w:val="32"/>
              </w:rPr>
            </w:rPrChange>
            <w14:textFill>
              <w14:solidFill>
                <w14:schemeClr w14:val="tx1"/>
              </w14:solidFill>
            </w14:textFill>
          </w:rPr>
          <w:t>第五十四条</w:t>
        </w:r>
      </w:ins>
      <w:ins w:id="1513" w:author="格格 刘" w:date="2024-07-16T16:21:00Z">
        <w:r>
          <w:rPr>
            <w:rFonts w:hint="eastAsia" w:ascii="方正仿宋_GBK" w:hAnsi="方正仿宋_GBK" w:eastAsia="方正仿宋_GBK" w:cs="方正仿宋_GBK"/>
            <w:color w:val="000000" w:themeColor="text1"/>
            <w:sz w:val="32"/>
            <w:szCs w:val="32"/>
            <w:rPrChange w:id="1514"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本会修改的章程，经会员</w:t>
        </w:r>
      </w:ins>
      <w:ins w:id="1515" w:author="格格 刘" w:date="2024-07-16T16:21:00Z">
        <w:del w:id="1516" w:author="翟靓雅" w:date="2024-07-17T09:59:00Z">
          <w:r>
            <w:rPr>
              <w:rFonts w:hint="eastAsia" w:ascii="方正仿宋_GBK" w:hAnsi="方正仿宋_GBK" w:eastAsia="方正仿宋_GBK" w:cs="方正仿宋_GBK"/>
              <w:color w:val="000000" w:themeColor="text1"/>
              <w:sz w:val="32"/>
              <w:szCs w:val="32"/>
              <w:rPrChange w:id="1517"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1518" w:author="格格 刘" w:date="2024-07-16T16:21:00Z">
        <w:r>
          <w:rPr>
            <w:rFonts w:hint="eastAsia" w:ascii="方正仿宋_GBK" w:hAnsi="方正仿宋_GBK" w:eastAsia="方正仿宋_GBK" w:cs="方正仿宋_GBK"/>
            <w:color w:val="000000" w:themeColor="text1"/>
            <w:sz w:val="32"/>
            <w:szCs w:val="32"/>
            <w:rPrChange w:id="1519" w:author="彭姐江苏协会五月无锡展十月南京" w:date="2024-07-18T11:35:29Z">
              <w:rPr>
                <w:rFonts w:hint="eastAsia" w:ascii="黑体" w:hAnsi="黑体" w:eastAsia="黑体"/>
                <w:sz w:val="32"/>
                <w:szCs w:val="32"/>
              </w:rPr>
            </w:rPrChange>
            <w14:textFill>
              <w14:solidFill>
                <w14:schemeClr w14:val="tx1"/>
              </w14:solidFill>
            </w14:textFill>
          </w:rPr>
          <w:t>大会到会代表2/3以上表决通过后15日内，报登记管理机关核准。登记管理机关核准日期为章程的生效日期。</w:t>
        </w:r>
      </w:ins>
    </w:p>
    <w:p w14:paraId="3F2B93E5">
      <w:pPr>
        <w:adjustRightInd w:val="0"/>
        <w:snapToGrid w:val="0"/>
        <w:spacing w:line="480" w:lineRule="exact"/>
        <w:ind w:firstLine="640" w:firstLineChars="200"/>
        <w:jc w:val="center"/>
        <w:rPr>
          <w:ins w:id="1520" w:author="格格 刘" w:date="2024-07-16T16:21:00Z"/>
          <w:rFonts w:hint="eastAsia" w:ascii="方正仿宋_GBK" w:hAnsi="方正仿宋_GBK" w:eastAsia="方正仿宋_GBK" w:cs="方正仿宋_GBK"/>
          <w:color w:val="000000" w:themeColor="text1"/>
          <w:sz w:val="32"/>
          <w:szCs w:val="32"/>
          <w:rPrChange w:id="1521" w:author="彭姐江苏协会五月无锡展十月南京" w:date="2024-07-18T11:35:29Z">
            <w:rPr>
              <w:ins w:id="1522" w:author="格格 刘" w:date="2024-07-16T16:21:00Z"/>
              <w:rFonts w:ascii="黑体" w:hAnsi="黑体" w:eastAsia="黑体"/>
              <w:sz w:val="32"/>
              <w:szCs w:val="32"/>
            </w:rPr>
          </w:rPrChange>
          <w14:textFill>
            <w14:solidFill>
              <w14:schemeClr w14:val="tx1"/>
            </w14:solidFill>
          </w14:textFill>
        </w:rPr>
      </w:pPr>
      <w:ins w:id="1523" w:author="格格 刘" w:date="2024-07-16T16:21:00Z">
        <w:r>
          <w:rPr>
            <w:rFonts w:hint="eastAsia" w:ascii="方正仿宋_GBK" w:hAnsi="方正仿宋_GBK" w:eastAsia="方正仿宋_GBK" w:cs="方正仿宋_GBK"/>
            <w:color w:val="000000" w:themeColor="text1"/>
            <w:sz w:val="32"/>
            <w:szCs w:val="32"/>
            <w:rPrChange w:id="1524"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p>
    <w:p w14:paraId="05F37287">
      <w:pPr>
        <w:adjustRightInd w:val="0"/>
        <w:snapToGrid w:val="0"/>
        <w:spacing w:line="480" w:lineRule="exact"/>
        <w:jc w:val="center"/>
        <w:rPr>
          <w:ins w:id="1525" w:author="格格 刘" w:date="2024-07-16T16:21:00Z"/>
          <w:rFonts w:hint="eastAsia" w:ascii="方正仿宋_GBK" w:hAnsi="方正仿宋_GBK" w:eastAsia="方正仿宋_GBK" w:cs="方正仿宋_GBK"/>
          <w:b/>
          <w:bCs/>
          <w:color w:val="000000" w:themeColor="text1"/>
          <w:sz w:val="32"/>
          <w:szCs w:val="32"/>
          <w:rPrChange w:id="1526" w:author="彭姐江苏协会五月无锡展十月南京" w:date="2024-07-18T11:43:20Z">
            <w:rPr>
              <w:ins w:id="1527" w:author="格格 刘" w:date="2024-07-16T16:21:00Z"/>
              <w:rFonts w:ascii="黑体" w:hAnsi="黑体" w:eastAsia="黑体"/>
              <w:sz w:val="32"/>
              <w:szCs w:val="32"/>
            </w:rPr>
          </w:rPrChange>
          <w14:textFill>
            <w14:solidFill>
              <w14:schemeClr w14:val="tx1"/>
            </w14:solidFill>
          </w14:textFill>
        </w:rPr>
      </w:pPr>
      <w:ins w:id="1528" w:author="格格 刘" w:date="2024-07-16T16:21:00Z">
        <w:r>
          <w:rPr>
            <w:rFonts w:hint="eastAsia" w:ascii="方正仿宋_GBK" w:hAnsi="方正仿宋_GBK" w:eastAsia="方正仿宋_GBK" w:cs="方正仿宋_GBK"/>
            <w:b/>
            <w:bCs/>
            <w:color w:val="000000" w:themeColor="text1"/>
            <w:sz w:val="32"/>
            <w:szCs w:val="32"/>
            <w:rPrChange w:id="1529" w:author="彭姐江苏协会五月无锡展十月南京" w:date="2024-07-18T11:43:20Z">
              <w:rPr>
                <w:rFonts w:hint="eastAsia" w:ascii="黑体" w:hAnsi="黑体" w:eastAsia="黑体"/>
                <w:sz w:val="32"/>
                <w:szCs w:val="32"/>
              </w:rPr>
            </w:rPrChange>
            <w14:textFill>
              <w14:solidFill>
                <w14:schemeClr w14:val="tx1"/>
              </w14:solidFill>
            </w14:textFill>
          </w:rPr>
          <w:t>第七章  终止和剩余财产处理</w:t>
        </w:r>
      </w:ins>
    </w:p>
    <w:p w14:paraId="5B4B6AB5">
      <w:pPr>
        <w:spacing w:line="480" w:lineRule="exact"/>
        <w:ind w:firstLine="640" w:firstLineChars="200"/>
        <w:rPr>
          <w:ins w:id="1530" w:author="格格 刘" w:date="2024-07-16T16:21:00Z"/>
          <w:rFonts w:hint="eastAsia" w:ascii="方正仿宋_GBK" w:hAnsi="方正仿宋_GBK" w:eastAsia="方正仿宋_GBK" w:cs="方正仿宋_GBK"/>
          <w:color w:val="000000" w:themeColor="text1"/>
          <w:sz w:val="32"/>
          <w:szCs w:val="32"/>
          <w:rPrChange w:id="1531" w:author="彭姐江苏协会五月无锡展十月南京" w:date="2024-07-18T11:35:29Z">
            <w:rPr>
              <w:ins w:id="1532" w:author="格格 刘" w:date="2024-07-16T16:21:00Z"/>
              <w:rFonts w:ascii="黑体" w:hAnsi="黑体" w:eastAsia="黑体"/>
              <w:sz w:val="32"/>
              <w:szCs w:val="32"/>
            </w:rPr>
          </w:rPrChange>
          <w14:textFill>
            <w14:solidFill>
              <w14:schemeClr w14:val="tx1"/>
            </w14:solidFill>
          </w14:textFill>
        </w:rPr>
      </w:pPr>
      <w:ins w:id="1533" w:author="格格 刘" w:date="2024-07-16T16:21:00Z">
        <w:r>
          <w:rPr>
            <w:rFonts w:hint="eastAsia" w:ascii="方正仿宋_GBK" w:hAnsi="方正仿宋_GBK" w:eastAsia="方正仿宋_GBK" w:cs="方正仿宋_GBK"/>
            <w:b/>
            <w:bCs/>
            <w:color w:val="000000" w:themeColor="text1"/>
            <w:sz w:val="32"/>
            <w:szCs w:val="32"/>
            <w:rPrChange w:id="1534" w:author="彭姐江苏协会五月无锡展十月南京" w:date="2024-07-18T11:43:23Z">
              <w:rPr>
                <w:rFonts w:hint="eastAsia" w:ascii="黑体" w:hAnsi="黑体" w:eastAsia="黑体"/>
                <w:sz w:val="32"/>
                <w:szCs w:val="32"/>
              </w:rPr>
            </w:rPrChange>
            <w14:textFill>
              <w14:solidFill>
                <w14:schemeClr w14:val="tx1"/>
              </w14:solidFill>
            </w14:textFill>
          </w:rPr>
          <w:t>第五十五条</w:t>
        </w:r>
      </w:ins>
      <w:ins w:id="1535" w:author="格格 刘" w:date="2024-07-16T16:21:00Z">
        <w:r>
          <w:rPr>
            <w:rFonts w:hint="eastAsia" w:ascii="方正仿宋_GBK" w:hAnsi="方正仿宋_GBK" w:eastAsia="方正仿宋_GBK" w:cs="方正仿宋_GBK"/>
            <w:color w:val="000000" w:themeColor="text1"/>
            <w:sz w:val="32"/>
            <w:szCs w:val="32"/>
            <w:rPrChange w:id="1536"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本会有以下情形之一，应当终止：</w:t>
        </w:r>
      </w:ins>
    </w:p>
    <w:p w14:paraId="798C6EA5">
      <w:pPr>
        <w:spacing w:line="480" w:lineRule="exact"/>
        <w:ind w:firstLine="640" w:firstLineChars="200"/>
        <w:rPr>
          <w:ins w:id="1537" w:author="格格 刘" w:date="2024-07-16T16:21:00Z"/>
          <w:rFonts w:hint="eastAsia" w:ascii="方正仿宋_GBK" w:hAnsi="方正仿宋_GBK" w:eastAsia="方正仿宋_GBK" w:cs="方正仿宋_GBK"/>
          <w:color w:val="000000" w:themeColor="text1"/>
          <w:sz w:val="32"/>
          <w:szCs w:val="32"/>
          <w:rPrChange w:id="1538" w:author="彭姐江苏协会五月无锡展十月南京" w:date="2024-07-18T11:35:29Z">
            <w:rPr>
              <w:ins w:id="1539" w:author="格格 刘" w:date="2024-07-16T16:21:00Z"/>
              <w:rFonts w:ascii="黑体" w:hAnsi="黑体" w:eastAsia="黑体"/>
              <w:sz w:val="32"/>
              <w:szCs w:val="32"/>
            </w:rPr>
          </w:rPrChange>
          <w14:textFill>
            <w14:solidFill>
              <w14:schemeClr w14:val="tx1"/>
            </w14:solidFill>
          </w14:textFill>
        </w:rPr>
      </w:pPr>
      <w:ins w:id="1540" w:author="格格 刘" w:date="2024-07-16T16:21:00Z">
        <w:r>
          <w:rPr>
            <w:rFonts w:hint="eastAsia" w:ascii="方正仿宋_GBK" w:hAnsi="方正仿宋_GBK" w:eastAsia="方正仿宋_GBK" w:cs="方正仿宋_GBK"/>
            <w:color w:val="000000" w:themeColor="text1"/>
            <w:sz w:val="32"/>
            <w:szCs w:val="32"/>
            <w:rPrChange w:id="1541" w:author="彭姐江苏协会五月无锡展十月南京" w:date="2024-07-18T11:35:29Z">
              <w:rPr>
                <w:rFonts w:hint="eastAsia" w:ascii="黑体" w:hAnsi="黑体" w:eastAsia="黑体"/>
                <w:sz w:val="32"/>
                <w:szCs w:val="32"/>
              </w:rPr>
            </w:rPrChange>
            <w14:textFill>
              <w14:solidFill>
                <w14:schemeClr w14:val="tx1"/>
              </w14:solidFill>
            </w14:textFill>
          </w:rPr>
          <w:t>（一）完成章程规定宗旨的；</w:t>
        </w:r>
      </w:ins>
    </w:p>
    <w:p w14:paraId="63C9C90D">
      <w:pPr>
        <w:spacing w:line="480" w:lineRule="exact"/>
        <w:ind w:firstLine="640" w:firstLineChars="200"/>
        <w:rPr>
          <w:ins w:id="1542" w:author="格格 刘" w:date="2024-07-16T16:21:00Z"/>
          <w:rFonts w:hint="eastAsia" w:ascii="方正仿宋_GBK" w:hAnsi="方正仿宋_GBK" w:eastAsia="方正仿宋_GBK" w:cs="方正仿宋_GBK"/>
          <w:color w:val="000000" w:themeColor="text1"/>
          <w:sz w:val="32"/>
          <w:szCs w:val="32"/>
          <w:rPrChange w:id="1543" w:author="彭姐江苏协会五月无锡展十月南京" w:date="2024-07-18T11:35:29Z">
            <w:rPr>
              <w:ins w:id="1544" w:author="格格 刘" w:date="2024-07-16T16:21:00Z"/>
              <w:rFonts w:ascii="黑体" w:hAnsi="黑体" w:eastAsia="黑体"/>
              <w:sz w:val="32"/>
              <w:szCs w:val="32"/>
            </w:rPr>
          </w:rPrChange>
          <w14:textFill>
            <w14:solidFill>
              <w14:schemeClr w14:val="tx1"/>
            </w14:solidFill>
          </w14:textFill>
        </w:rPr>
      </w:pPr>
      <w:ins w:id="1545" w:author="格格 刘" w:date="2024-07-16T16:21:00Z">
        <w:r>
          <w:rPr>
            <w:rFonts w:hint="eastAsia" w:ascii="方正仿宋_GBK" w:hAnsi="方正仿宋_GBK" w:eastAsia="方正仿宋_GBK" w:cs="方正仿宋_GBK"/>
            <w:color w:val="000000" w:themeColor="text1"/>
            <w:sz w:val="32"/>
            <w:szCs w:val="32"/>
            <w:rPrChange w:id="1546" w:author="彭姐江苏协会五月无锡展十月南京" w:date="2024-07-18T11:35:29Z">
              <w:rPr>
                <w:rFonts w:hint="eastAsia" w:ascii="黑体" w:hAnsi="黑体" w:eastAsia="黑体"/>
                <w:sz w:val="32"/>
                <w:szCs w:val="32"/>
              </w:rPr>
            </w:rPrChange>
            <w14:textFill>
              <w14:solidFill>
                <w14:schemeClr w14:val="tx1"/>
              </w14:solidFill>
            </w14:textFill>
          </w:rPr>
          <w:t>（二）无法按照章程规定的宗旨继续从事公益活动的；</w:t>
        </w:r>
      </w:ins>
    </w:p>
    <w:p w14:paraId="068E2F67">
      <w:pPr>
        <w:spacing w:line="480" w:lineRule="exact"/>
        <w:ind w:firstLine="640" w:firstLineChars="200"/>
        <w:rPr>
          <w:ins w:id="1547" w:author="格格 刘" w:date="2024-07-16T16:21:00Z"/>
          <w:rFonts w:hint="eastAsia" w:ascii="方正仿宋_GBK" w:hAnsi="方正仿宋_GBK" w:eastAsia="方正仿宋_GBK" w:cs="方正仿宋_GBK"/>
          <w:color w:val="000000" w:themeColor="text1"/>
          <w:sz w:val="32"/>
          <w:szCs w:val="32"/>
          <w:rPrChange w:id="1548" w:author="彭姐江苏协会五月无锡展十月南京" w:date="2024-07-18T11:35:29Z">
            <w:rPr>
              <w:ins w:id="1549" w:author="格格 刘" w:date="2024-07-16T16:21:00Z"/>
              <w:rFonts w:ascii="黑体" w:hAnsi="黑体" w:eastAsia="黑体"/>
              <w:sz w:val="32"/>
              <w:szCs w:val="32"/>
            </w:rPr>
          </w:rPrChange>
          <w14:textFill>
            <w14:solidFill>
              <w14:schemeClr w14:val="tx1"/>
            </w14:solidFill>
          </w14:textFill>
        </w:rPr>
      </w:pPr>
      <w:ins w:id="1550" w:author="格格 刘" w:date="2024-07-16T16:21:00Z">
        <w:r>
          <w:rPr>
            <w:rFonts w:hint="eastAsia" w:ascii="方正仿宋_GBK" w:hAnsi="方正仿宋_GBK" w:eastAsia="方正仿宋_GBK" w:cs="方正仿宋_GBK"/>
            <w:color w:val="000000" w:themeColor="text1"/>
            <w:sz w:val="32"/>
            <w:szCs w:val="32"/>
            <w:rPrChange w:id="1551" w:author="彭姐江苏协会五月无锡展十月南京" w:date="2024-07-18T11:35:29Z">
              <w:rPr>
                <w:rFonts w:hint="eastAsia" w:ascii="黑体" w:hAnsi="黑体" w:eastAsia="黑体"/>
                <w:sz w:val="32"/>
                <w:szCs w:val="32"/>
              </w:rPr>
            </w:rPrChange>
            <w14:textFill>
              <w14:solidFill>
                <w14:schemeClr w14:val="tx1"/>
              </w14:solidFill>
            </w14:textFill>
          </w:rPr>
          <w:t>（三）发生分立、合并的；</w:t>
        </w:r>
      </w:ins>
    </w:p>
    <w:p w14:paraId="126840A6">
      <w:pPr>
        <w:adjustRightInd w:val="0"/>
        <w:snapToGrid w:val="0"/>
        <w:spacing w:line="480" w:lineRule="exact"/>
        <w:ind w:firstLine="640" w:firstLineChars="200"/>
        <w:rPr>
          <w:ins w:id="1552" w:author="格格 刘" w:date="2024-07-16T16:21:00Z"/>
          <w:rFonts w:hint="eastAsia" w:ascii="方正仿宋_GBK" w:hAnsi="方正仿宋_GBK" w:eastAsia="方正仿宋_GBK" w:cs="方正仿宋_GBK"/>
          <w:color w:val="000000" w:themeColor="text1"/>
          <w:sz w:val="32"/>
          <w:szCs w:val="32"/>
          <w:rPrChange w:id="1553" w:author="彭姐江苏协会五月无锡展十月南京" w:date="2024-07-18T11:35:29Z">
            <w:rPr>
              <w:ins w:id="1554" w:author="格格 刘" w:date="2024-07-16T16:21:00Z"/>
              <w:rFonts w:ascii="黑体" w:hAnsi="黑体" w:eastAsia="黑体"/>
              <w:sz w:val="32"/>
              <w:szCs w:val="32"/>
            </w:rPr>
          </w:rPrChange>
          <w14:textFill>
            <w14:solidFill>
              <w14:schemeClr w14:val="tx1"/>
            </w14:solidFill>
          </w14:textFill>
        </w:rPr>
      </w:pPr>
      <w:ins w:id="1555" w:author="格格 刘" w:date="2024-07-16T16:21:00Z">
        <w:r>
          <w:rPr>
            <w:rFonts w:hint="eastAsia" w:ascii="方正仿宋_GBK" w:hAnsi="方正仿宋_GBK" w:eastAsia="方正仿宋_GBK" w:cs="方正仿宋_GBK"/>
            <w:color w:val="000000" w:themeColor="text1"/>
            <w:sz w:val="32"/>
            <w:szCs w:val="32"/>
            <w:rPrChange w:id="1556" w:author="彭姐江苏协会五月无锡展十月南京" w:date="2024-07-18T11:35:29Z">
              <w:rPr>
                <w:rFonts w:hint="eastAsia" w:ascii="黑体" w:hAnsi="黑体" w:eastAsia="黑体"/>
                <w:sz w:val="32"/>
                <w:szCs w:val="32"/>
              </w:rPr>
            </w:rPrChange>
            <w14:textFill>
              <w14:solidFill>
                <w14:schemeClr w14:val="tx1"/>
              </w14:solidFill>
            </w14:textFill>
          </w:rPr>
          <w:t>（四）自行解散的。</w:t>
        </w:r>
      </w:ins>
    </w:p>
    <w:p w14:paraId="463E1949">
      <w:pPr>
        <w:adjustRightInd w:val="0"/>
        <w:snapToGrid w:val="0"/>
        <w:spacing w:line="480" w:lineRule="exact"/>
        <w:ind w:firstLine="640" w:firstLineChars="200"/>
        <w:rPr>
          <w:ins w:id="1557" w:author="格格 刘" w:date="2024-07-16T16:21:00Z"/>
          <w:rFonts w:hint="eastAsia" w:ascii="方正仿宋_GBK" w:hAnsi="方正仿宋_GBK" w:eastAsia="方正仿宋_GBK" w:cs="方正仿宋_GBK"/>
          <w:color w:val="000000" w:themeColor="text1"/>
          <w:sz w:val="32"/>
          <w:szCs w:val="32"/>
          <w:rPrChange w:id="1558" w:author="彭姐江苏协会五月无锡展十月南京" w:date="2024-07-18T11:35:29Z">
            <w:rPr>
              <w:ins w:id="1559" w:author="格格 刘" w:date="2024-07-16T16:21:00Z"/>
              <w:rFonts w:ascii="黑体" w:hAnsi="黑体" w:eastAsia="黑体"/>
              <w:sz w:val="32"/>
              <w:szCs w:val="32"/>
            </w:rPr>
          </w:rPrChange>
          <w14:textFill>
            <w14:solidFill>
              <w14:schemeClr w14:val="tx1"/>
            </w14:solidFill>
          </w14:textFill>
        </w:rPr>
      </w:pPr>
      <w:ins w:id="1560" w:author="格格 刘" w:date="2024-07-16T16:21:00Z">
        <w:r>
          <w:rPr>
            <w:rFonts w:hint="eastAsia" w:ascii="方正仿宋_GBK" w:hAnsi="方正仿宋_GBK" w:eastAsia="方正仿宋_GBK" w:cs="方正仿宋_GBK"/>
            <w:b/>
            <w:bCs/>
            <w:color w:val="000000" w:themeColor="text1"/>
            <w:sz w:val="32"/>
            <w:szCs w:val="32"/>
            <w:rPrChange w:id="1561" w:author="彭姐江苏协会五月无锡展十月南京" w:date="2024-07-18T11:43:27Z">
              <w:rPr>
                <w:rFonts w:hint="eastAsia" w:ascii="黑体" w:hAnsi="黑体" w:eastAsia="黑体"/>
                <w:sz w:val="32"/>
                <w:szCs w:val="32"/>
              </w:rPr>
            </w:rPrChange>
            <w14:textFill>
              <w14:solidFill>
                <w14:schemeClr w14:val="tx1"/>
              </w14:solidFill>
            </w14:textFill>
          </w:rPr>
          <w:t>第五十六条</w:t>
        </w:r>
      </w:ins>
      <w:ins w:id="1562" w:author="格格 刘" w:date="2024-07-16T16:21:00Z">
        <w:r>
          <w:rPr>
            <w:rFonts w:hint="eastAsia" w:ascii="方正仿宋_GBK" w:hAnsi="方正仿宋_GBK" w:eastAsia="方正仿宋_GBK" w:cs="方正仿宋_GBK"/>
            <w:color w:val="000000" w:themeColor="text1"/>
            <w:sz w:val="32"/>
            <w:szCs w:val="32"/>
            <w:rPrChange w:id="1563"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本会终止，应当由理事会提出终止动议，经会员</w:t>
        </w:r>
      </w:ins>
      <w:ins w:id="1564" w:author="格格 刘" w:date="2024-07-16T16:21:00Z">
        <w:del w:id="1565" w:author="翟靓雅" w:date="2024-07-17T09:59:00Z">
          <w:r>
            <w:rPr>
              <w:rFonts w:hint="eastAsia" w:ascii="方正仿宋_GBK" w:hAnsi="方正仿宋_GBK" w:eastAsia="方正仿宋_GBK" w:cs="方正仿宋_GBK"/>
              <w:color w:val="000000" w:themeColor="text1"/>
              <w:sz w:val="32"/>
              <w:szCs w:val="32"/>
              <w:rPrChange w:id="1566" w:author="彭姐江苏协会五月无锡展十月南京" w:date="2024-07-18T11:35:29Z">
                <w:rPr>
                  <w:rFonts w:hint="eastAsia" w:ascii="黑体" w:hAnsi="黑体" w:eastAsia="黑体"/>
                  <w:sz w:val="32"/>
                  <w:szCs w:val="32"/>
                </w:rPr>
              </w:rPrChange>
              <w14:textFill>
                <w14:solidFill>
                  <w14:schemeClr w14:val="tx1"/>
                </w14:solidFill>
              </w14:textFill>
            </w:rPr>
            <w:delText>（代表）</w:delText>
          </w:r>
        </w:del>
      </w:ins>
      <w:ins w:id="1567" w:author="格格 刘" w:date="2024-07-16T16:21:00Z">
        <w:r>
          <w:rPr>
            <w:rFonts w:hint="eastAsia" w:ascii="方正仿宋_GBK" w:hAnsi="方正仿宋_GBK" w:eastAsia="方正仿宋_GBK" w:cs="方正仿宋_GBK"/>
            <w:color w:val="000000" w:themeColor="text1"/>
            <w:sz w:val="32"/>
            <w:szCs w:val="32"/>
            <w:rPrChange w:id="1568" w:author="彭姐江苏协会五月无锡展十月南京" w:date="2024-07-18T11:35:29Z">
              <w:rPr>
                <w:rFonts w:hint="eastAsia" w:ascii="黑体" w:hAnsi="黑体" w:eastAsia="黑体"/>
                <w:sz w:val="32"/>
                <w:szCs w:val="32"/>
              </w:rPr>
            </w:rPrChange>
            <w14:textFill>
              <w14:solidFill>
                <w14:schemeClr w14:val="tx1"/>
              </w14:solidFill>
            </w14:textFill>
          </w:rPr>
          <w:t>大会表决通过，征求行业管理部门及其他相关部门意见，报登记管理机关审查。</w:t>
        </w:r>
      </w:ins>
    </w:p>
    <w:p w14:paraId="768AA83F">
      <w:pPr>
        <w:adjustRightInd w:val="0"/>
        <w:snapToGrid w:val="0"/>
        <w:spacing w:line="480" w:lineRule="exact"/>
        <w:ind w:firstLine="640" w:firstLineChars="200"/>
        <w:rPr>
          <w:ins w:id="1569" w:author="格格 刘" w:date="2024-07-16T16:21:00Z"/>
          <w:rFonts w:hint="eastAsia" w:ascii="方正仿宋_GBK" w:hAnsi="方正仿宋_GBK" w:eastAsia="方正仿宋_GBK" w:cs="方正仿宋_GBK"/>
          <w:color w:val="000000" w:themeColor="text1"/>
          <w:sz w:val="32"/>
          <w:szCs w:val="32"/>
          <w:rPrChange w:id="1570" w:author="彭姐江苏协会五月无锡展十月南京" w:date="2024-07-18T11:35:29Z">
            <w:rPr>
              <w:ins w:id="1571" w:author="格格 刘" w:date="2024-07-16T16:21:00Z"/>
              <w:rFonts w:ascii="黑体" w:hAnsi="黑体" w:eastAsia="黑体"/>
              <w:sz w:val="32"/>
              <w:szCs w:val="32"/>
            </w:rPr>
          </w:rPrChange>
          <w14:textFill>
            <w14:solidFill>
              <w14:schemeClr w14:val="tx1"/>
            </w14:solidFill>
          </w14:textFill>
        </w:rPr>
      </w:pPr>
      <w:ins w:id="1572" w:author="格格 刘" w:date="2024-07-16T16:21:00Z">
        <w:r>
          <w:rPr>
            <w:rFonts w:hint="eastAsia" w:ascii="方正仿宋_GBK" w:hAnsi="方正仿宋_GBK" w:eastAsia="方正仿宋_GBK" w:cs="方正仿宋_GBK"/>
            <w:b/>
            <w:bCs/>
            <w:color w:val="000000" w:themeColor="text1"/>
            <w:sz w:val="32"/>
            <w:szCs w:val="32"/>
            <w:rPrChange w:id="1573" w:author="彭姐江苏协会五月无锡展十月南京" w:date="2024-07-18T11:43:31Z">
              <w:rPr>
                <w:rFonts w:hint="eastAsia" w:ascii="黑体" w:hAnsi="黑体" w:eastAsia="黑体"/>
                <w:sz w:val="32"/>
                <w:szCs w:val="32"/>
              </w:rPr>
            </w:rPrChange>
            <w14:textFill>
              <w14:solidFill>
                <w14:schemeClr w14:val="tx1"/>
              </w14:solidFill>
            </w14:textFill>
          </w:rPr>
          <w:t>第五十七条</w:t>
        </w:r>
      </w:ins>
      <w:ins w:id="1574" w:author="格格 刘" w:date="2024-07-16T16:21:00Z">
        <w:r>
          <w:rPr>
            <w:rFonts w:hint="eastAsia" w:ascii="方正仿宋_GBK" w:hAnsi="方正仿宋_GBK" w:eastAsia="方正仿宋_GBK" w:cs="方正仿宋_GBK"/>
            <w:color w:val="000000" w:themeColor="text1"/>
            <w:sz w:val="32"/>
            <w:szCs w:val="32"/>
            <w:rPrChange w:id="1575"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本会终止前，须在行业管理部门及其他相关部门指导下，由理事会确定的人员组成清算组，负责清理债权债务，处理善后事宜。清算期间，不开展清算以外的活动。</w:t>
        </w:r>
      </w:ins>
    </w:p>
    <w:p w14:paraId="7AF3CF1A">
      <w:pPr>
        <w:adjustRightInd w:val="0"/>
        <w:snapToGrid w:val="0"/>
        <w:spacing w:line="480" w:lineRule="exact"/>
        <w:ind w:firstLine="640" w:firstLineChars="200"/>
        <w:rPr>
          <w:ins w:id="1576" w:author="格格 刘" w:date="2024-07-16T16:21:00Z"/>
          <w:rFonts w:hint="eastAsia" w:ascii="方正仿宋_GBK" w:hAnsi="方正仿宋_GBK" w:eastAsia="方正仿宋_GBK" w:cs="方正仿宋_GBK"/>
          <w:color w:val="000000" w:themeColor="text1"/>
          <w:sz w:val="32"/>
          <w:szCs w:val="32"/>
          <w:rPrChange w:id="1577" w:author="彭姐江苏协会五月无锡展十月南京" w:date="2024-07-18T11:35:29Z">
            <w:rPr>
              <w:ins w:id="1578" w:author="格格 刘" w:date="2024-07-16T16:21:00Z"/>
              <w:rFonts w:ascii="黑体" w:hAnsi="黑体" w:eastAsia="黑体"/>
              <w:sz w:val="32"/>
              <w:szCs w:val="32"/>
            </w:rPr>
          </w:rPrChange>
          <w14:textFill>
            <w14:solidFill>
              <w14:schemeClr w14:val="tx1"/>
            </w14:solidFill>
          </w14:textFill>
        </w:rPr>
      </w:pPr>
      <w:ins w:id="1579" w:author="格格 刘" w:date="2024-07-16T16:21:00Z">
        <w:r>
          <w:rPr>
            <w:rFonts w:hint="eastAsia" w:ascii="方正仿宋_GBK" w:hAnsi="方正仿宋_GBK" w:eastAsia="方正仿宋_GBK" w:cs="方正仿宋_GBK"/>
            <w:color w:val="000000" w:themeColor="text1"/>
            <w:sz w:val="32"/>
            <w:szCs w:val="32"/>
            <w:rPrChange w:id="1580" w:author="彭姐江苏协会五月无锡展十月南京" w:date="2024-07-18T11:35:29Z">
              <w:rPr>
                <w:rFonts w:hint="eastAsia" w:ascii="黑体" w:hAnsi="黑体" w:eastAsia="黑体"/>
                <w:sz w:val="32"/>
                <w:szCs w:val="32"/>
              </w:rPr>
            </w:rPrChange>
            <w14:textFill>
              <w14:solidFill>
                <w14:schemeClr w14:val="tx1"/>
              </w14:solidFill>
            </w14:textFill>
          </w:rPr>
          <w:t>第五十八条 本会完成清算工作后，应当向登记管理机关申请办理注销登记手续。</w:t>
        </w:r>
      </w:ins>
    </w:p>
    <w:p w14:paraId="4FC20B97">
      <w:pPr>
        <w:adjustRightInd w:val="0"/>
        <w:snapToGrid w:val="0"/>
        <w:spacing w:line="480" w:lineRule="exact"/>
        <w:ind w:firstLine="640" w:firstLineChars="200"/>
        <w:rPr>
          <w:ins w:id="1581" w:author="格格 刘" w:date="2024-07-16T16:21:00Z"/>
          <w:rFonts w:hint="eastAsia" w:ascii="方正仿宋_GBK" w:hAnsi="方正仿宋_GBK" w:eastAsia="方正仿宋_GBK" w:cs="方正仿宋_GBK"/>
          <w:color w:val="000000" w:themeColor="text1"/>
          <w:sz w:val="32"/>
          <w:szCs w:val="32"/>
          <w:rPrChange w:id="1582" w:author="彭姐江苏协会五月无锡展十月南京" w:date="2024-07-18T11:35:29Z">
            <w:rPr>
              <w:ins w:id="1583" w:author="格格 刘" w:date="2024-07-16T16:21:00Z"/>
              <w:rFonts w:ascii="黑体" w:hAnsi="黑体" w:eastAsia="黑体"/>
              <w:sz w:val="32"/>
              <w:szCs w:val="32"/>
            </w:rPr>
          </w:rPrChange>
          <w14:textFill>
            <w14:solidFill>
              <w14:schemeClr w14:val="tx1"/>
            </w14:solidFill>
          </w14:textFill>
        </w:rPr>
      </w:pPr>
      <w:ins w:id="1584" w:author="格格 刘" w:date="2024-07-16T16:21:00Z">
        <w:r>
          <w:rPr>
            <w:rFonts w:hint="eastAsia" w:ascii="方正仿宋_GBK" w:hAnsi="方正仿宋_GBK" w:eastAsia="方正仿宋_GBK" w:cs="方正仿宋_GBK"/>
            <w:b/>
            <w:bCs/>
            <w:color w:val="000000" w:themeColor="text1"/>
            <w:sz w:val="32"/>
            <w:szCs w:val="32"/>
            <w:rPrChange w:id="1585" w:author="彭姐江苏协会五月无锡展十月南京" w:date="2024-07-18T11:43:34Z">
              <w:rPr>
                <w:rFonts w:hint="eastAsia" w:ascii="黑体" w:hAnsi="黑体" w:eastAsia="黑体"/>
                <w:sz w:val="32"/>
                <w:szCs w:val="32"/>
              </w:rPr>
            </w:rPrChange>
            <w14:textFill>
              <w14:solidFill>
                <w14:schemeClr w14:val="tx1"/>
              </w14:solidFill>
            </w14:textFill>
          </w:rPr>
          <w:t>第五十九条</w:t>
        </w:r>
      </w:ins>
      <w:ins w:id="1586" w:author="格格 刘" w:date="2024-07-16T16:21:00Z">
        <w:r>
          <w:rPr>
            <w:rFonts w:hint="eastAsia" w:ascii="方正仿宋_GBK" w:hAnsi="方正仿宋_GBK" w:eastAsia="方正仿宋_GBK" w:cs="方正仿宋_GBK"/>
            <w:color w:val="000000" w:themeColor="text1"/>
            <w:sz w:val="32"/>
            <w:szCs w:val="32"/>
            <w:rPrChange w:id="1587"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本会终止后的剩余财产，在行业管理部门、登记管理机关及其他相关部门的共同监督下，按照国家有关规定，用于发展与本会宗旨相关的事业。</w:t>
        </w:r>
      </w:ins>
    </w:p>
    <w:p w14:paraId="2466A2AE">
      <w:pPr>
        <w:adjustRightInd w:val="0"/>
        <w:snapToGrid w:val="0"/>
        <w:spacing w:line="480" w:lineRule="exact"/>
        <w:ind w:firstLine="640" w:firstLineChars="200"/>
        <w:jc w:val="center"/>
        <w:rPr>
          <w:ins w:id="1588" w:author="格格 刘" w:date="2024-07-16T16:21:00Z"/>
          <w:rFonts w:hint="eastAsia" w:ascii="方正仿宋_GBK" w:hAnsi="方正仿宋_GBK" w:eastAsia="方正仿宋_GBK" w:cs="方正仿宋_GBK"/>
          <w:color w:val="000000" w:themeColor="text1"/>
          <w:sz w:val="32"/>
          <w:szCs w:val="32"/>
          <w:rPrChange w:id="1589" w:author="彭姐江苏协会五月无锡展十月南京" w:date="2024-07-18T11:35:29Z">
            <w:rPr>
              <w:ins w:id="1590" w:author="格格 刘" w:date="2024-07-16T16:21:00Z"/>
              <w:rFonts w:ascii="黑体" w:hAnsi="黑体" w:eastAsia="黑体"/>
              <w:sz w:val="32"/>
              <w:szCs w:val="32"/>
            </w:rPr>
          </w:rPrChange>
          <w14:textFill>
            <w14:solidFill>
              <w14:schemeClr w14:val="tx1"/>
            </w14:solidFill>
          </w14:textFill>
        </w:rPr>
      </w:pPr>
      <w:ins w:id="1591" w:author="格格 刘" w:date="2024-07-16T16:21:00Z">
        <w:r>
          <w:rPr>
            <w:rFonts w:hint="eastAsia" w:ascii="方正仿宋_GBK" w:hAnsi="方正仿宋_GBK" w:eastAsia="方正仿宋_GBK" w:cs="方正仿宋_GBK"/>
            <w:color w:val="000000" w:themeColor="text1"/>
            <w:sz w:val="32"/>
            <w:szCs w:val="32"/>
            <w:rPrChange w:id="1592" w:author="彭姐江苏协会五月无锡展十月南京" w:date="2024-07-18T11:35:29Z">
              <w:rPr>
                <w:rFonts w:hint="eastAsia" w:ascii="黑体" w:hAnsi="黑体" w:eastAsia="黑体"/>
                <w:sz w:val="32"/>
                <w:szCs w:val="32"/>
              </w:rPr>
            </w:rPrChange>
            <w14:textFill>
              <w14:solidFill>
                <w14:schemeClr w14:val="tx1"/>
              </w14:solidFill>
            </w14:textFill>
          </w:rPr>
          <w:t xml:space="preserve"> </w:t>
        </w:r>
      </w:ins>
    </w:p>
    <w:p w14:paraId="507C93A3">
      <w:pPr>
        <w:adjustRightInd w:val="0"/>
        <w:snapToGrid w:val="0"/>
        <w:spacing w:line="480" w:lineRule="exact"/>
        <w:jc w:val="center"/>
        <w:rPr>
          <w:ins w:id="1593" w:author="格格 刘" w:date="2024-07-16T16:21:00Z"/>
          <w:rFonts w:hint="eastAsia" w:ascii="方正仿宋_GBK" w:hAnsi="方正仿宋_GBK" w:eastAsia="方正仿宋_GBK" w:cs="方正仿宋_GBK"/>
          <w:b/>
          <w:bCs/>
          <w:color w:val="000000" w:themeColor="text1"/>
          <w:sz w:val="32"/>
          <w:szCs w:val="32"/>
          <w:rPrChange w:id="1594" w:author="彭姐江苏协会五月无锡展十月南京" w:date="2024-07-18T11:43:41Z">
            <w:rPr>
              <w:ins w:id="1595" w:author="格格 刘" w:date="2024-07-16T16:21:00Z"/>
              <w:rFonts w:ascii="黑体" w:hAnsi="黑体" w:eastAsia="黑体"/>
              <w:sz w:val="32"/>
              <w:szCs w:val="32"/>
            </w:rPr>
          </w:rPrChange>
          <w14:textFill>
            <w14:solidFill>
              <w14:schemeClr w14:val="tx1"/>
            </w14:solidFill>
          </w14:textFill>
        </w:rPr>
      </w:pPr>
      <w:ins w:id="1596" w:author="格格 刘" w:date="2024-07-16T16:21:00Z">
        <w:r>
          <w:rPr>
            <w:rFonts w:hint="eastAsia" w:ascii="方正仿宋_GBK" w:hAnsi="方正仿宋_GBK" w:eastAsia="方正仿宋_GBK" w:cs="方正仿宋_GBK"/>
            <w:b/>
            <w:bCs/>
            <w:color w:val="000000" w:themeColor="text1"/>
            <w:sz w:val="32"/>
            <w:szCs w:val="32"/>
            <w:rPrChange w:id="1597" w:author="彭姐江苏协会五月无锡展十月南京" w:date="2024-07-18T11:43:41Z">
              <w:rPr>
                <w:rFonts w:hint="eastAsia" w:ascii="黑体" w:hAnsi="黑体" w:eastAsia="黑体"/>
                <w:sz w:val="32"/>
                <w:szCs w:val="32"/>
              </w:rPr>
            </w:rPrChange>
            <w14:textFill>
              <w14:solidFill>
                <w14:schemeClr w14:val="tx1"/>
              </w14:solidFill>
            </w14:textFill>
          </w:rPr>
          <w:t>第八章  附  则</w:t>
        </w:r>
      </w:ins>
    </w:p>
    <w:p w14:paraId="6A2B4050">
      <w:pPr>
        <w:adjustRightInd w:val="0"/>
        <w:snapToGrid w:val="0"/>
        <w:spacing w:line="480" w:lineRule="exact"/>
        <w:ind w:firstLine="640" w:firstLineChars="200"/>
        <w:rPr>
          <w:ins w:id="1598" w:author="格格 刘" w:date="2024-07-16T16:21:00Z"/>
          <w:rFonts w:hint="eastAsia" w:ascii="方正仿宋_GBK" w:hAnsi="方正仿宋_GBK" w:eastAsia="方正仿宋_GBK" w:cs="方正仿宋_GBK"/>
          <w:color w:val="000000" w:themeColor="text1"/>
          <w:sz w:val="32"/>
          <w:szCs w:val="32"/>
          <w:rPrChange w:id="1599" w:author="彭姐江苏协会五月无锡展十月南京" w:date="2024-07-18T11:35:04Z">
            <w:rPr>
              <w:ins w:id="1600" w:author="格格 刘" w:date="2024-07-16T16:21:00Z"/>
              <w:rFonts w:ascii="黑体" w:hAnsi="黑体" w:eastAsia="黑体"/>
              <w:sz w:val="32"/>
              <w:szCs w:val="32"/>
            </w:rPr>
          </w:rPrChange>
          <w14:textFill>
            <w14:solidFill>
              <w14:schemeClr w14:val="tx1"/>
            </w14:solidFill>
          </w14:textFill>
        </w:rPr>
      </w:pPr>
      <w:ins w:id="1601" w:author="格格 刘" w:date="2024-07-16T16:21:00Z">
        <w:r>
          <w:rPr>
            <w:rFonts w:hint="eastAsia" w:ascii="方正仿宋_GBK" w:hAnsi="方正仿宋_GBK" w:eastAsia="方正仿宋_GBK" w:cs="方正仿宋_GBK"/>
            <w:b/>
            <w:bCs/>
            <w:color w:val="000000" w:themeColor="text1"/>
            <w:sz w:val="32"/>
            <w:szCs w:val="32"/>
            <w:rPrChange w:id="1602" w:author="彭姐江苏协会五月无锡展十月南京" w:date="2024-07-18T11:35:16Z">
              <w:rPr>
                <w:rFonts w:hint="eastAsia" w:ascii="黑体" w:hAnsi="黑体" w:eastAsia="黑体"/>
                <w:sz w:val="32"/>
                <w:szCs w:val="32"/>
              </w:rPr>
            </w:rPrChange>
            <w14:textFill>
              <w14:solidFill>
                <w14:schemeClr w14:val="tx1"/>
              </w14:solidFill>
            </w14:textFill>
          </w:rPr>
          <w:t>第六十条</w:t>
        </w:r>
      </w:ins>
      <w:ins w:id="1603" w:author="格格 刘" w:date="2024-07-16T16:21:00Z">
        <w:r>
          <w:rPr>
            <w:rFonts w:hint="eastAsia" w:ascii="方正仿宋_GBK" w:hAnsi="方正仿宋_GBK" w:eastAsia="方正仿宋_GBK" w:cs="方正仿宋_GBK"/>
            <w:color w:val="000000" w:themeColor="text1"/>
            <w:sz w:val="32"/>
            <w:szCs w:val="32"/>
            <w:rPrChange w:id="1604" w:author="彭姐江苏协会五月无锡展十月南京" w:date="2024-07-18T11:35:04Z">
              <w:rPr>
                <w:rFonts w:hint="eastAsia" w:ascii="黑体" w:hAnsi="黑体" w:eastAsia="黑体"/>
                <w:sz w:val="32"/>
                <w:szCs w:val="32"/>
              </w:rPr>
            </w:rPrChange>
            <w14:textFill>
              <w14:solidFill>
                <w14:schemeClr w14:val="tx1"/>
              </w14:solidFill>
            </w14:textFill>
          </w:rPr>
          <w:t xml:space="preserve"> 本章程经2024年</w:t>
        </w:r>
      </w:ins>
      <w:ins w:id="1605" w:author="格格 刘" w:date="2024-07-16T16:21:00Z">
        <w:del w:id="1606" w:author="彭姐江苏协会五月无锡展十月南京" w:date="2025-04-08T13:02:56Z">
          <w:r>
            <w:rPr>
              <w:rFonts w:hint="default" w:ascii="方正仿宋_GBK" w:hAnsi="方正仿宋_GBK" w:eastAsia="方正仿宋_GBK" w:cs="方正仿宋_GBK"/>
              <w:color w:val="000000" w:themeColor="text1"/>
              <w:sz w:val="32"/>
              <w:szCs w:val="32"/>
              <w:rPrChange w:id="1607" w:author="彭姐江苏协会五月无锡展十月南京" w:date="2024-07-18T11:35:04Z">
                <w:rPr>
                  <w:rFonts w:hint="eastAsia" w:ascii="黑体" w:hAnsi="黑体" w:eastAsia="黑体"/>
                  <w:sz w:val="32"/>
                  <w:szCs w:val="32"/>
                </w:rPr>
              </w:rPrChange>
              <w14:textFill>
                <w14:solidFill>
                  <w14:schemeClr w14:val="tx1"/>
                </w14:solidFill>
              </w14:textFill>
            </w:rPr>
            <w:delText>x</w:delText>
          </w:r>
        </w:del>
      </w:ins>
      <w:ins w:id="1608" w:author="格格 刘" w:date="2024-07-16T16:21:00Z">
        <w:del w:id="1609" w:author="彭姐江苏协会五月无锡展十月南京" w:date="2025-04-08T13:02:56Z">
          <w:r>
            <w:rPr>
              <w:rFonts w:hint="default" w:ascii="方正仿宋_GBK" w:hAnsi="方正仿宋_GBK" w:eastAsia="方正仿宋_GBK" w:cs="方正仿宋_GBK"/>
              <w:color w:val="000000" w:themeColor="text1"/>
              <w:sz w:val="32"/>
              <w:szCs w:val="32"/>
              <w:rPrChange w:id="1610" w:author="彭姐江苏协会五月无锡展十月南京" w:date="2024-07-18T11:35:04Z">
                <w:rPr>
                  <w:rFonts w:hint="eastAsia" w:ascii="黑体" w:hAnsi="黑体" w:eastAsia="黑体"/>
                  <w:sz w:val="32"/>
                  <w:szCs w:val="32"/>
                </w:rPr>
              </w:rPrChange>
              <w14:textFill>
                <w14:solidFill>
                  <w14:schemeClr w14:val="tx1"/>
                </w14:solidFill>
              </w14:textFill>
            </w:rPr>
            <w:delText>x</w:delText>
          </w:r>
        </w:del>
      </w:ins>
      <w:ins w:id="1611" w:author="彭姐江苏协会五月无锡展十月南京" w:date="2025-04-08T13:02:56Z">
        <w:r>
          <w:rPr>
            <w:rFonts w:hint="eastAsia" w:ascii="方正仿宋_GBK" w:hAnsi="方正仿宋_GBK" w:eastAsia="方正仿宋_GBK" w:cs="方正仿宋_GBK"/>
            <w:color w:val="000000" w:themeColor="text1"/>
            <w:sz w:val="32"/>
            <w:szCs w:val="32"/>
            <w:lang w:eastAsia="zh-CN"/>
            <w14:textFill>
              <w14:solidFill>
                <w14:schemeClr w14:val="tx1"/>
              </w14:solidFill>
            </w14:textFill>
          </w:rPr>
          <w:t>7</w:t>
        </w:r>
      </w:ins>
      <w:ins w:id="1612" w:author="格格 刘" w:date="2024-07-16T16:21:00Z">
        <w:r>
          <w:rPr>
            <w:rFonts w:hint="eastAsia" w:ascii="方正仿宋_GBK" w:hAnsi="方正仿宋_GBK" w:eastAsia="方正仿宋_GBK" w:cs="方正仿宋_GBK"/>
            <w:color w:val="000000" w:themeColor="text1"/>
            <w:sz w:val="32"/>
            <w:szCs w:val="32"/>
            <w:rPrChange w:id="1613" w:author="彭姐江苏协会五月无锡展十月南京" w:date="2024-07-18T11:35:04Z">
              <w:rPr>
                <w:rFonts w:hint="eastAsia" w:ascii="黑体" w:hAnsi="黑体" w:eastAsia="黑体"/>
                <w:sz w:val="32"/>
                <w:szCs w:val="32"/>
              </w:rPr>
            </w:rPrChange>
            <w14:textFill>
              <w14:solidFill>
                <w14:schemeClr w14:val="tx1"/>
              </w14:solidFill>
            </w14:textFill>
          </w:rPr>
          <w:t>月</w:t>
        </w:r>
      </w:ins>
      <w:ins w:id="1614" w:author="格格 刘" w:date="2024-07-16T16:21:00Z">
        <w:del w:id="1615" w:author="彭姐江苏协会五月无锡展十月南京" w:date="2025-04-08T13:02:59Z">
          <w:r>
            <w:rPr>
              <w:rFonts w:hint="default" w:ascii="方正仿宋_GBK" w:hAnsi="方正仿宋_GBK" w:eastAsia="方正仿宋_GBK" w:cs="方正仿宋_GBK"/>
              <w:color w:val="000000" w:themeColor="text1"/>
              <w:sz w:val="32"/>
              <w:szCs w:val="32"/>
              <w:rPrChange w:id="1616" w:author="彭姐江苏协会五月无锡展十月南京" w:date="2024-07-18T11:35:04Z">
                <w:rPr>
                  <w:rFonts w:hint="eastAsia" w:ascii="黑体" w:hAnsi="黑体" w:eastAsia="黑体"/>
                  <w:sz w:val="32"/>
                  <w:szCs w:val="32"/>
                </w:rPr>
              </w:rPrChange>
              <w14:textFill>
                <w14:solidFill>
                  <w14:schemeClr w14:val="tx1"/>
                </w14:solidFill>
              </w14:textFill>
            </w:rPr>
            <w:delText>x</w:delText>
          </w:r>
        </w:del>
      </w:ins>
      <w:ins w:id="1617" w:author="格格 刘" w:date="2024-07-16T16:21:00Z">
        <w:del w:id="1618" w:author="彭姐江苏协会五月无锡展十月南京" w:date="2025-04-08T13:02:59Z">
          <w:r>
            <w:rPr>
              <w:rFonts w:hint="default" w:ascii="方正仿宋_GBK" w:hAnsi="方正仿宋_GBK" w:eastAsia="方正仿宋_GBK" w:cs="方正仿宋_GBK"/>
              <w:color w:val="000000" w:themeColor="text1"/>
              <w:sz w:val="32"/>
              <w:szCs w:val="32"/>
              <w:rPrChange w:id="1619" w:author="彭姐江苏协会五月无锡展十月南京" w:date="2024-07-18T11:35:04Z">
                <w:rPr>
                  <w:rFonts w:hint="eastAsia" w:ascii="黑体" w:hAnsi="黑体" w:eastAsia="黑体"/>
                  <w:sz w:val="32"/>
                  <w:szCs w:val="32"/>
                </w:rPr>
              </w:rPrChange>
              <w14:textFill>
                <w14:solidFill>
                  <w14:schemeClr w14:val="tx1"/>
                </w14:solidFill>
              </w14:textFill>
            </w:rPr>
            <w:delText>x</w:delText>
          </w:r>
        </w:del>
      </w:ins>
      <w:ins w:id="1620" w:author="彭姐江苏协会五月无锡展十月南京" w:date="2025-04-08T13:02:59Z">
        <w:r>
          <w:rPr>
            <w:rFonts w:hint="eastAsia" w:ascii="方正仿宋_GBK" w:hAnsi="方正仿宋_GBK" w:eastAsia="方正仿宋_GBK" w:cs="方正仿宋_GBK"/>
            <w:color w:val="000000" w:themeColor="text1"/>
            <w:sz w:val="32"/>
            <w:szCs w:val="32"/>
            <w:lang w:eastAsia="zh-CN"/>
            <w14:textFill>
              <w14:solidFill>
                <w14:schemeClr w14:val="tx1"/>
              </w14:solidFill>
            </w14:textFill>
          </w:rPr>
          <w:t>2</w:t>
        </w:r>
      </w:ins>
      <w:ins w:id="1621" w:author="彭姐江苏协会五月无锡展十月南京" w:date="2025-04-08T13:02:59Z">
        <w:r>
          <w:rPr>
            <w:rFonts w:hint="eastAsia" w:ascii="方正仿宋_GBK" w:hAnsi="方正仿宋_GBK" w:eastAsia="方正仿宋_GBK" w:cs="方正仿宋_GBK"/>
            <w:color w:val="000000" w:themeColor="text1"/>
            <w:sz w:val="32"/>
            <w:szCs w:val="32"/>
            <w:lang w:val="en-US" w:eastAsia="zh-CN"/>
            <w14:textFill>
              <w14:solidFill>
                <w14:schemeClr w14:val="tx1"/>
              </w14:solidFill>
            </w14:textFill>
          </w:rPr>
          <w:t>6</w:t>
        </w:r>
      </w:ins>
      <w:ins w:id="1622" w:author="格格 刘" w:date="2024-07-16T16:21:00Z">
        <w:r>
          <w:rPr>
            <w:rFonts w:hint="eastAsia" w:ascii="方正仿宋_GBK" w:hAnsi="方正仿宋_GBK" w:eastAsia="方正仿宋_GBK" w:cs="方正仿宋_GBK"/>
            <w:color w:val="000000" w:themeColor="text1"/>
            <w:sz w:val="32"/>
            <w:szCs w:val="32"/>
            <w:rPrChange w:id="1623" w:author="彭姐江苏协会五月无锡展十月南京" w:date="2024-07-18T11:35:04Z">
              <w:rPr>
                <w:rFonts w:hint="eastAsia" w:ascii="黑体" w:hAnsi="黑体" w:eastAsia="黑体"/>
                <w:sz w:val="32"/>
                <w:szCs w:val="32"/>
              </w:rPr>
            </w:rPrChange>
            <w14:textFill>
              <w14:solidFill>
                <w14:schemeClr w14:val="tx1"/>
              </w14:solidFill>
            </w14:textFill>
          </w:rPr>
          <w:t>日第八届会员</w:t>
        </w:r>
      </w:ins>
      <w:ins w:id="1624" w:author="格格 刘" w:date="2024-07-16T16:21:00Z">
        <w:del w:id="1625" w:author="翟靓雅" w:date="2024-07-17T10:00:00Z">
          <w:r>
            <w:rPr>
              <w:rFonts w:hint="eastAsia" w:ascii="方正仿宋_GBK" w:hAnsi="方正仿宋_GBK" w:eastAsia="方正仿宋_GBK" w:cs="方正仿宋_GBK"/>
              <w:color w:val="000000" w:themeColor="text1"/>
              <w:sz w:val="32"/>
              <w:szCs w:val="32"/>
              <w:rPrChange w:id="1626" w:author="彭姐江苏协会五月无锡展十月南京" w:date="2024-07-18T11:35:04Z">
                <w:rPr>
                  <w:rFonts w:hint="eastAsia" w:ascii="黑体" w:hAnsi="黑体" w:eastAsia="黑体"/>
                  <w:sz w:val="32"/>
                  <w:szCs w:val="32"/>
                </w:rPr>
              </w:rPrChange>
              <w14:textFill>
                <w14:solidFill>
                  <w14:schemeClr w14:val="tx1"/>
                </w14:solidFill>
              </w14:textFill>
            </w:rPr>
            <w:delText>（代表）</w:delText>
          </w:r>
        </w:del>
      </w:ins>
      <w:ins w:id="1627" w:author="格格 刘" w:date="2024-07-16T16:21:00Z">
        <w:r>
          <w:rPr>
            <w:rFonts w:hint="eastAsia" w:ascii="方正仿宋_GBK" w:hAnsi="方正仿宋_GBK" w:eastAsia="方正仿宋_GBK" w:cs="方正仿宋_GBK"/>
            <w:color w:val="000000" w:themeColor="text1"/>
            <w:sz w:val="32"/>
            <w:szCs w:val="32"/>
            <w:rPrChange w:id="1628" w:author="彭姐江苏协会五月无锡展十月南京" w:date="2024-07-18T11:35:04Z">
              <w:rPr>
                <w:rFonts w:hint="eastAsia" w:ascii="黑体" w:hAnsi="黑体" w:eastAsia="黑体"/>
                <w:sz w:val="32"/>
                <w:szCs w:val="32"/>
              </w:rPr>
            </w:rPrChange>
            <w14:textFill>
              <w14:solidFill>
                <w14:schemeClr w14:val="tx1"/>
              </w14:solidFill>
            </w14:textFill>
          </w:rPr>
          <w:t>大会表决通过。</w:t>
        </w:r>
      </w:ins>
    </w:p>
    <w:p w14:paraId="3D95DA9D">
      <w:pPr>
        <w:adjustRightInd w:val="0"/>
        <w:snapToGrid w:val="0"/>
        <w:spacing w:line="480" w:lineRule="exact"/>
        <w:ind w:firstLine="640" w:firstLineChars="200"/>
        <w:rPr>
          <w:ins w:id="1629" w:author="格格 刘" w:date="2024-07-16T16:21:00Z"/>
          <w:rFonts w:hint="eastAsia" w:ascii="方正仿宋_GBK" w:hAnsi="方正仿宋_GBK" w:eastAsia="方正仿宋_GBK" w:cs="方正仿宋_GBK"/>
          <w:color w:val="000000" w:themeColor="text1"/>
          <w:sz w:val="32"/>
          <w:szCs w:val="32"/>
          <w:rPrChange w:id="1630" w:author="彭姐江苏协会五月无锡展十月南京" w:date="2024-07-18T11:35:04Z">
            <w:rPr>
              <w:ins w:id="1631" w:author="格格 刘" w:date="2024-07-16T16:21:00Z"/>
              <w:rFonts w:ascii="黑体" w:hAnsi="黑体" w:eastAsia="黑体"/>
              <w:sz w:val="32"/>
              <w:szCs w:val="32"/>
            </w:rPr>
          </w:rPrChange>
          <w14:textFill>
            <w14:solidFill>
              <w14:schemeClr w14:val="tx1"/>
            </w14:solidFill>
          </w14:textFill>
        </w:rPr>
      </w:pPr>
      <w:ins w:id="1632" w:author="格格 刘" w:date="2024-07-16T16:21:00Z">
        <w:r>
          <w:rPr>
            <w:rFonts w:hint="eastAsia" w:ascii="方正仿宋_GBK" w:hAnsi="方正仿宋_GBK" w:eastAsia="方正仿宋_GBK" w:cs="方正仿宋_GBK"/>
            <w:b/>
            <w:bCs/>
            <w:color w:val="000000" w:themeColor="text1"/>
            <w:sz w:val="32"/>
            <w:szCs w:val="32"/>
            <w:rPrChange w:id="1633" w:author="彭姐江苏协会五月无锡展十月南京" w:date="2024-07-18T11:35:13Z">
              <w:rPr>
                <w:rFonts w:hint="eastAsia" w:ascii="黑体" w:hAnsi="黑体" w:eastAsia="黑体"/>
                <w:sz w:val="32"/>
                <w:szCs w:val="32"/>
              </w:rPr>
            </w:rPrChange>
            <w14:textFill>
              <w14:solidFill>
                <w14:schemeClr w14:val="tx1"/>
              </w14:solidFill>
            </w14:textFill>
          </w:rPr>
          <w:t>第六十一条</w:t>
        </w:r>
      </w:ins>
      <w:ins w:id="1634" w:author="格格 刘" w:date="2024-07-16T16:21:00Z">
        <w:r>
          <w:rPr>
            <w:rFonts w:hint="eastAsia" w:ascii="方正仿宋_GBK" w:hAnsi="方正仿宋_GBK" w:eastAsia="方正仿宋_GBK" w:cs="方正仿宋_GBK"/>
            <w:color w:val="000000" w:themeColor="text1"/>
            <w:sz w:val="32"/>
            <w:szCs w:val="32"/>
            <w:rPrChange w:id="1635" w:author="彭姐江苏协会五月无锡展十月南京" w:date="2024-07-18T11:35:04Z">
              <w:rPr>
                <w:rFonts w:hint="eastAsia" w:ascii="黑体" w:hAnsi="黑体" w:eastAsia="黑体"/>
                <w:sz w:val="32"/>
                <w:szCs w:val="32"/>
              </w:rPr>
            </w:rPrChange>
            <w14:textFill>
              <w14:solidFill>
                <w14:schemeClr w14:val="tx1"/>
              </w14:solidFill>
            </w14:textFill>
          </w:rPr>
          <w:t xml:space="preserve"> 本章程的解释权属于本会理事会。</w:t>
        </w:r>
      </w:ins>
    </w:p>
    <w:p w14:paraId="135D41B3">
      <w:pPr>
        <w:spacing w:line="480" w:lineRule="exact"/>
        <w:ind w:firstLine="640" w:firstLineChars="200"/>
        <w:jc w:val="left"/>
        <w:rPr>
          <w:ins w:id="1636" w:author="格格 刘" w:date="2024-07-16T16:21:00Z"/>
          <w:del w:id="1637" w:author="彭姐江苏协会五月无锡展十月南京" w:date="2024-07-18T11:34:32Z"/>
          <w:rFonts w:hint="eastAsia" w:ascii="方正仿宋_GBK" w:hAnsi="方正仿宋_GBK" w:eastAsia="方正仿宋_GBK" w:cs="方正仿宋_GBK"/>
          <w:color w:val="000000" w:themeColor="text1"/>
          <w:sz w:val="32"/>
          <w:szCs w:val="32"/>
          <w:rPrChange w:id="1638" w:author="彭姐江苏协会五月无锡展十月南京" w:date="2024-07-18T11:35:04Z">
            <w:rPr>
              <w:ins w:id="1639" w:author="格格 刘" w:date="2024-07-16T16:21:00Z"/>
              <w:del w:id="1640" w:author="彭姐江苏协会五月无锡展十月南京" w:date="2024-07-18T11:34:32Z"/>
              <w:rFonts w:ascii="黑体" w:hAnsi="黑体" w:eastAsia="黑体"/>
              <w:sz w:val="32"/>
              <w:szCs w:val="32"/>
            </w:rPr>
          </w:rPrChange>
          <w14:textFill>
            <w14:solidFill>
              <w14:schemeClr w14:val="tx1"/>
            </w14:solidFill>
          </w14:textFill>
        </w:rPr>
      </w:pPr>
      <w:ins w:id="1641" w:author="格格 刘" w:date="2024-07-16T16:21:00Z">
        <w:r>
          <w:rPr>
            <w:rFonts w:hint="eastAsia" w:ascii="方正仿宋_GBK" w:hAnsi="方正仿宋_GBK" w:eastAsia="方正仿宋_GBK" w:cs="方正仿宋_GBK"/>
            <w:b/>
            <w:bCs/>
            <w:color w:val="000000" w:themeColor="text1"/>
            <w:sz w:val="32"/>
            <w:szCs w:val="32"/>
            <w:rPrChange w:id="1642" w:author="彭姐江苏协会五月无锡展十月南京" w:date="2024-07-18T11:35:10Z">
              <w:rPr>
                <w:rFonts w:hint="eastAsia" w:ascii="黑体" w:hAnsi="黑体" w:eastAsia="黑体"/>
                <w:sz w:val="32"/>
                <w:szCs w:val="32"/>
              </w:rPr>
            </w:rPrChange>
            <w14:textFill>
              <w14:solidFill>
                <w14:schemeClr w14:val="tx1"/>
              </w14:solidFill>
            </w14:textFill>
          </w:rPr>
          <w:t>第六十二条</w:t>
        </w:r>
      </w:ins>
      <w:ins w:id="1643" w:author="格格 刘" w:date="2024-07-16T16:21:00Z">
        <w:r>
          <w:rPr>
            <w:rFonts w:hint="eastAsia" w:ascii="方正仿宋_GBK" w:hAnsi="方正仿宋_GBK" w:eastAsia="方正仿宋_GBK" w:cs="方正仿宋_GBK"/>
            <w:color w:val="000000" w:themeColor="text1"/>
            <w:sz w:val="32"/>
            <w:szCs w:val="32"/>
            <w:rPrChange w:id="1644" w:author="彭姐江苏协会五月无锡展十月南京" w:date="2024-07-18T11:35:04Z">
              <w:rPr>
                <w:rFonts w:hint="eastAsia" w:ascii="黑体" w:hAnsi="黑体" w:eastAsia="黑体"/>
                <w:sz w:val="32"/>
                <w:szCs w:val="32"/>
              </w:rPr>
            </w:rPrChange>
            <w14:textFill>
              <w14:solidFill>
                <w14:schemeClr w14:val="tx1"/>
              </w14:solidFill>
            </w14:textFill>
          </w:rPr>
          <w:t xml:space="preserve"> 本章程自登记管理机关核准之日起生效。</w:t>
        </w:r>
      </w:ins>
    </w:p>
    <w:p w14:paraId="624A6E9F">
      <w:pPr>
        <w:overflowPunct/>
        <w:adjustRightInd/>
        <w:snapToGrid/>
        <w:spacing w:line="480" w:lineRule="exact"/>
        <w:ind w:firstLine="880" w:firstLineChars="200"/>
        <w:jc w:val="left"/>
        <w:rPr>
          <w:del w:id="1646" w:author="格格 刘" w:date="2024-07-16T16:21:00Z"/>
          <w:rFonts w:ascii="Times New Roman" w:hAnsi="Times New Roman" w:eastAsia="方正小标宋_GBK"/>
          <w:sz w:val="44"/>
          <w:szCs w:val="44"/>
        </w:rPr>
        <w:pPrChange w:id="1645" w:author="彭姐江苏协会五月无锡展十月南京" w:date="2024-07-18T11:34:32Z">
          <w:pPr>
            <w:overflowPunct w:val="0"/>
            <w:adjustRightInd w:val="0"/>
            <w:snapToGrid w:val="0"/>
            <w:spacing w:line="600" w:lineRule="exact"/>
            <w:jc w:val="center"/>
          </w:pPr>
        </w:pPrChange>
      </w:pPr>
      <w:del w:id="1647" w:author="格格 刘" w:date="2024-07-16T16:21:00Z">
        <w:r>
          <w:rPr>
            <w:rFonts w:ascii="Times New Roman" w:hAnsi="Times New Roman" w:eastAsia="方正小标宋_GBK"/>
            <w:sz w:val="44"/>
            <w:szCs w:val="44"/>
          </w:rPr>
          <w:delText>江苏省社会团体章程示范文本（试行）</w:delText>
        </w:r>
      </w:del>
    </w:p>
    <w:p w14:paraId="1038748E">
      <w:pPr>
        <w:overflowPunct/>
        <w:adjustRightInd/>
        <w:snapToGrid/>
        <w:spacing w:line="480" w:lineRule="exact"/>
        <w:ind w:right="0" w:rightChars="0" w:firstLine="720" w:firstLineChars="200"/>
        <w:jc w:val="left"/>
        <w:rPr>
          <w:del w:id="1649" w:author="格格 刘" w:date="2024-07-16T16:21:00Z"/>
          <w:rFonts w:ascii="Times New Roman" w:hAnsi="Times New Roman" w:eastAsia="方正楷体_GBK"/>
          <w:sz w:val="36"/>
          <w:szCs w:val="36"/>
        </w:rPr>
        <w:pPrChange w:id="1648" w:author="彭姐江苏协会五月无锡展十月南京" w:date="2024-07-18T11:34:32Z">
          <w:pPr>
            <w:overflowPunct w:val="0"/>
            <w:adjustRightInd w:val="0"/>
            <w:snapToGrid w:val="0"/>
            <w:spacing w:line="560" w:lineRule="exact"/>
            <w:ind w:right="-92" w:rightChars="-44"/>
          </w:pPr>
        </w:pPrChange>
      </w:pPr>
    </w:p>
    <w:p w14:paraId="06E2B54A">
      <w:pPr>
        <w:overflowPunct/>
        <w:adjustRightInd/>
        <w:snapToGrid/>
        <w:spacing w:line="480" w:lineRule="exact"/>
        <w:ind w:right="0" w:rightChars="0" w:firstLine="560" w:firstLineChars="200"/>
        <w:jc w:val="left"/>
        <w:rPr>
          <w:del w:id="1651" w:author="格格 刘" w:date="2024-07-16T16:21:00Z"/>
          <w:rFonts w:ascii="Times New Roman" w:hAnsi="Times New Roman" w:eastAsia="方正楷体_GBK"/>
          <w:sz w:val="28"/>
          <w:szCs w:val="28"/>
        </w:rPr>
        <w:pPrChange w:id="1650" w:author="彭姐江苏协会五月无锡展十月南京" w:date="2024-07-18T11:34:32Z">
          <w:pPr>
            <w:overflowPunct w:val="0"/>
            <w:adjustRightInd w:val="0"/>
            <w:snapToGrid w:val="0"/>
            <w:spacing w:line="600" w:lineRule="exact"/>
            <w:ind w:right="-94" w:rightChars="-45"/>
            <w:jc w:val="center"/>
          </w:pPr>
        </w:pPrChange>
      </w:pPr>
      <w:del w:id="1652" w:author="格格 刘" w:date="2024-07-16T16:21:00Z">
        <w:r>
          <w:rPr>
            <w:rFonts w:ascii="Times New Roman" w:hAnsi="Times New Roman" w:eastAsia="方正楷体_GBK"/>
            <w:sz w:val="28"/>
            <w:szCs w:val="28"/>
          </w:rPr>
          <w:delText>说    明</w:delText>
        </w:r>
      </w:del>
    </w:p>
    <w:p w14:paraId="78DB4BD4">
      <w:pPr>
        <w:overflowPunct/>
        <w:spacing w:line="480" w:lineRule="exact"/>
        <w:ind w:firstLine="420" w:firstLineChars="200"/>
        <w:jc w:val="left"/>
        <w:rPr>
          <w:del w:id="1654" w:author="格格 刘" w:date="2024-07-16T16:21:00Z"/>
          <w:rFonts w:ascii="Times New Roman" w:hAnsi="Times New Roman"/>
        </w:rPr>
        <w:pPrChange w:id="1653" w:author="彭姐江苏协会五月无锡展十月南京" w:date="2024-07-18T11:34:32Z">
          <w:pPr>
            <w:overflowPunct w:val="0"/>
          </w:pPr>
        </w:pPrChange>
      </w:pPr>
    </w:p>
    <w:p w14:paraId="02AEBCF7">
      <w:pPr>
        <w:overflowPunct/>
        <w:adjustRightInd/>
        <w:snapToGrid/>
        <w:spacing w:line="480" w:lineRule="exact"/>
        <w:ind w:firstLine="640" w:firstLineChars="200"/>
        <w:jc w:val="left"/>
        <w:rPr>
          <w:del w:id="1656" w:author="格格 刘" w:date="2024-07-16T16:21:00Z"/>
          <w:rFonts w:ascii="Times New Roman" w:hAnsi="Times New Roman" w:eastAsia="方正楷体_GBK"/>
          <w:sz w:val="28"/>
          <w:szCs w:val="28"/>
        </w:rPr>
        <w:pPrChange w:id="1655" w:author="彭姐江苏协会五月无锡展十月南京" w:date="2024-07-18T11:34:32Z">
          <w:pPr>
            <w:overflowPunct w:val="0"/>
            <w:adjustRightInd w:val="0"/>
            <w:snapToGrid w:val="0"/>
            <w:spacing w:line="600" w:lineRule="exact"/>
            <w:ind w:firstLine="560" w:firstLineChars="200"/>
          </w:pPr>
        </w:pPrChange>
      </w:pPr>
      <w:del w:id="1657" w:author="格格 刘" w:date="2024-07-16T16:21:00Z">
        <w:r>
          <w:rPr>
            <w:rFonts w:ascii="Times New Roman" w:hAnsi="Times New Roman" w:eastAsia="方正楷体_GBK"/>
            <w:sz w:val="28"/>
            <w:szCs w:val="28"/>
          </w:rPr>
          <w:delText>一、根据《社会团体登记管理条例》和其他有关法律法规制定此章程示范文本。</w:delText>
        </w:r>
      </w:del>
    </w:p>
    <w:p w14:paraId="061AE7F3">
      <w:pPr>
        <w:overflowPunct/>
        <w:adjustRightInd/>
        <w:snapToGrid/>
        <w:spacing w:line="480" w:lineRule="exact"/>
        <w:ind w:firstLine="640" w:firstLineChars="200"/>
        <w:jc w:val="left"/>
        <w:rPr>
          <w:del w:id="1659" w:author="格格 刘" w:date="2024-07-16T16:21:00Z"/>
          <w:rFonts w:ascii="Times New Roman" w:hAnsi="Times New Roman" w:eastAsia="方正楷体_GBK"/>
          <w:sz w:val="28"/>
          <w:szCs w:val="28"/>
        </w:rPr>
        <w:pPrChange w:id="1658" w:author="彭姐江苏协会五月无锡展十月南京" w:date="2024-07-18T11:34:32Z">
          <w:pPr>
            <w:overflowPunct w:val="0"/>
            <w:adjustRightInd w:val="0"/>
            <w:snapToGrid w:val="0"/>
            <w:spacing w:line="600" w:lineRule="exact"/>
            <w:ind w:firstLine="560" w:firstLineChars="200"/>
          </w:pPr>
        </w:pPrChange>
      </w:pPr>
      <w:del w:id="1660" w:author="格格 刘" w:date="2024-07-16T16:21:00Z">
        <w:r>
          <w:rPr>
            <w:rFonts w:ascii="Times New Roman" w:hAnsi="Times New Roman" w:eastAsia="方正楷体_GBK"/>
            <w:sz w:val="28"/>
            <w:szCs w:val="28"/>
          </w:rPr>
          <w:delText>二、本章程示范文本旨在为全省社会团体制定章程提供范例。</w:delText>
        </w:r>
      </w:del>
    </w:p>
    <w:p w14:paraId="6338E321">
      <w:pPr>
        <w:overflowPunct/>
        <w:adjustRightInd/>
        <w:snapToGrid/>
        <w:spacing w:line="480" w:lineRule="exact"/>
        <w:ind w:firstLine="640" w:firstLineChars="200"/>
        <w:jc w:val="left"/>
        <w:rPr>
          <w:del w:id="1662" w:author="格格 刘" w:date="2024-07-16T16:21:00Z"/>
          <w:rFonts w:ascii="Times New Roman" w:hAnsi="Times New Roman" w:eastAsia="方正楷体_GBK"/>
          <w:sz w:val="28"/>
          <w:szCs w:val="28"/>
        </w:rPr>
        <w:pPrChange w:id="1661" w:author="彭姐江苏协会五月无锡展十月南京" w:date="2024-07-18T11:34:32Z">
          <w:pPr>
            <w:overflowPunct w:val="0"/>
            <w:adjustRightInd w:val="0"/>
            <w:snapToGrid w:val="0"/>
            <w:spacing w:line="600" w:lineRule="exact"/>
            <w:ind w:firstLine="560" w:firstLineChars="200"/>
          </w:pPr>
        </w:pPrChange>
      </w:pPr>
      <w:del w:id="1663" w:author="格格 刘" w:date="2024-07-16T16:21:00Z">
        <w:r>
          <w:rPr>
            <w:rFonts w:ascii="Times New Roman" w:hAnsi="Times New Roman" w:eastAsia="方正楷体_GBK"/>
            <w:sz w:val="28"/>
            <w:szCs w:val="28"/>
          </w:rPr>
          <w:delText>三、本章程示范文本中统一使用“本团体”作为指代词，社会团体制定章程时可使用“本团体”或“本会”指代，所有表述应当一致。</w:delText>
        </w:r>
      </w:del>
    </w:p>
    <w:p w14:paraId="4C756BB4">
      <w:pPr>
        <w:overflowPunct/>
        <w:adjustRightInd/>
        <w:snapToGrid/>
        <w:spacing w:line="480" w:lineRule="exact"/>
        <w:ind w:firstLine="640" w:firstLineChars="200"/>
        <w:jc w:val="left"/>
        <w:rPr>
          <w:del w:id="1665" w:author="格格 刘" w:date="2024-07-16T16:21:00Z"/>
          <w:rFonts w:ascii="Times New Roman" w:hAnsi="Times New Roman" w:eastAsia="方正楷体_GBK"/>
          <w:sz w:val="28"/>
          <w:szCs w:val="28"/>
        </w:rPr>
        <w:pPrChange w:id="1664" w:author="彭姐江苏协会五月无锡展十月南京" w:date="2024-07-18T11:34:32Z">
          <w:pPr>
            <w:overflowPunct w:val="0"/>
            <w:adjustRightInd w:val="0"/>
            <w:snapToGrid w:val="0"/>
            <w:spacing w:line="600" w:lineRule="exact"/>
            <w:ind w:firstLine="560" w:firstLineChars="200"/>
          </w:pPr>
        </w:pPrChange>
      </w:pPr>
      <w:del w:id="1666" w:author="格格 刘" w:date="2024-07-16T16:21:00Z">
        <w:r>
          <w:rPr>
            <w:rFonts w:ascii="Times New Roman" w:hAnsi="Times New Roman" w:eastAsia="方正楷体_GBK"/>
            <w:sz w:val="28"/>
            <w:szCs w:val="28"/>
          </w:rPr>
          <w:delText>四、本章程示范文本所称负责人指会长（理事长）、副会长（副理事长）和秘书长，社会团体制定章程时可选择“会长、副会长”或“理事长、副理事长”，所有表述应当一致。本章程示范文本统一使用“会长、副会长”。</w:delText>
        </w:r>
      </w:del>
    </w:p>
    <w:p w14:paraId="2D3B6A48">
      <w:pPr>
        <w:overflowPunct/>
        <w:adjustRightInd/>
        <w:snapToGrid/>
        <w:spacing w:line="480" w:lineRule="exact"/>
        <w:ind w:firstLine="640" w:firstLineChars="200"/>
        <w:jc w:val="left"/>
        <w:rPr>
          <w:del w:id="1668" w:author="格格 刘" w:date="2024-07-16T16:21:00Z"/>
          <w:rFonts w:ascii="Times New Roman" w:hAnsi="Times New Roman" w:eastAsia="方正楷体_GBK"/>
          <w:sz w:val="28"/>
          <w:szCs w:val="28"/>
        </w:rPr>
        <w:pPrChange w:id="1667" w:author="彭姐江苏协会五月无锡展十月南京" w:date="2024-07-18T11:34:32Z">
          <w:pPr>
            <w:overflowPunct w:val="0"/>
            <w:adjustRightInd w:val="0"/>
            <w:snapToGrid w:val="0"/>
            <w:spacing w:line="600" w:lineRule="exact"/>
            <w:ind w:firstLine="560" w:firstLineChars="200"/>
          </w:pPr>
        </w:pPrChange>
      </w:pPr>
      <w:del w:id="1669" w:author="格格 刘" w:date="2024-07-16T16:21:00Z">
        <w:r>
          <w:rPr>
            <w:rFonts w:ascii="Times New Roman" w:hAnsi="Times New Roman" w:eastAsia="方正楷体_GBK"/>
            <w:sz w:val="28"/>
            <w:szCs w:val="28"/>
          </w:rPr>
          <w:delText>五、【  】内文字为制定要求，形成章程正式文本时应全部删除，（ ）内文字为可选项。</w:delText>
        </w:r>
      </w:del>
    </w:p>
    <w:p w14:paraId="3E3554E5">
      <w:pPr>
        <w:overflowPunct/>
        <w:adjustRightInd/>
        <w:snapToGrid/>
        <w:spacing w:line="480" w:lineRule="exact"/>
        <w:ind w:firstLine="640" w:firstLineChars="200"/>
        <w:jc w:val="left"/>
        <w:rPr>
          <w:del w:id="1671" w:author="格格 刘" w:date="2024-07-16T16:21:00Z"/>
          <w:rFonts w:ascii="Times New Roman" w:hAnsi="Times New Roman" w:eastAsia="仿宋"/>
          <w:sz w:val="28"/>
          <w:szCs w:val="28"/>
        </w:rPr>
        <w:pPrChange w:id="1670" w:author="彭姐江苏协会五月无锡展十月南京" w:date="2024-07-18T11:34:32Z">
          <w:pPr>
            <w:overflowPunct w:val="0"/>
            <w:adjustRightInd w:val="0"/>
            <w:snapToGrid w:val="0"/>
            <w:spacing w:line="600" w:lineRule="exact"/>
            <w:ind w:firstLine="560" w:firstLineChars="200"/>
          </w:pPr>
        </w:pPrChange>
      </w:pPr>
    </w:p>
    <w:p w14:paraId="6B86ADA7">
      <w:pPr>
        <w:overflowPunct/>
        <w:adjustRightInd/>
        <w:snapToGrid/>
        <w:spacing w:line="480" w:lineRule="exact"/>
        <w:ind w:firstLine="640" w:firstLineChars="200"/>
        <w:jc w:val="left"/>
        <w:rPr>
          <w:del w:id="1673" w:author="格格 刘" w:date="2024-07-16T16:21:00Z"/>
          <w:rFonts w:ascii="Times New Roman" w:hAnsi="Times New Roman" w:eastAsia="仿宋"/>
          <w:sz w:val="28"/>
          <w:szCs w:val="28"/>
        </w:rPr>
        <w:pPrChange w:id="1672" w:author="彭姐江苏协会五月无锡展十月南京" w:date="2024-07-18T11:34:32Z">
          <w:pPr>
            <w:overflowPunct w:val="0"/>
            <w:adjustRightInd w:val="0"/>
            <w:snapToGrid w:val="0"/>
            <w:spacing w:line="600" w:lineRule="exact"/>
            <w:ind w:firstLine="560" w:firstLineChars="200"/>
          </w:pPr>
        </w:pPrChange>
      </w:pPr>
    </w:p>
    <w:p w14:paraId="3D9F8AA2">
      <w:pPr>
        <w:overflowPunct/>
        <w:adjustRightInd/>
        <w:snapToGrid/>
        <w:spacing w:line="480" w:lineRule="exact"/>
        <w:ind w:firstLine="640" w:firstLineChars="200"/>
        <w:jc w:val="left"/>
        <w:rPr>
          <w:del w:id="1675" w:author="格格 刘" w:date="2024-07-16T16:21:00Z"/>
          <w:rFonts w:ascii="Times New Roman" w:hAnsi="Times New Roman" w:eastAsia="方正楷体_GBK"/>
          <w:sz w:val="32"/>
          <w:szCs w:val="32"/>
        </w:rPr>
        <w:pPrChange w:id="1674" w:author="彭姐江苏协会五月无锡展十月南京" w:date="2024-07-18T11:34:32Z">
          <w:pPr>
            <w:overflowPunct w:val="0"/>
            <w:adjustRightInd w:val="0"/>
            <w:snapToGrid w:val="0"/>
            <w:spacing w:line="600" w:lineRule="exact"/>
            <w:ind w:firstLine="614" w:firstLineChars="192"/>
          </w:pPr>
        </w:pPrChange>
      </w:pPr>
    </w:p>
    <w:p w14:paraId="76942A20">
      <w:pPr>
        <w:overflowPunct/>
        <w:adjustRightInd/>
        <w:snapToGrid/>
        <w:spacing w:line="480" w:lineRule="exact"/>
        <w:ind w:firstLine="640" w:firstLineChars="200"/>
        <w:jc w:val="left"/>
        <w:rPr>
          <w:del w:id="1677" w:author="格格 刘" w:date="2024-07-16T16:21:00Z"/>
          <w:rFonts w:ascii="Times New Roman" w:hAnsi="Times New Roman" w:eastAsia="方正楷体_GBK"/>
          <w:sz w:val="32"/>
          <w:szCs w:val="32"/>
        </w:rPr>
        <w:pPrChange w:id="1676" w:author="彭姐江苏协会五月无锡展十月南京" w:date="2024-07-18T11:34:32Z">
          <w:pPr>
            <w:overflowPunct w:val="0"/>
            <w:adjustRightInd w:val="0"/>
            <w:snapToGrid w:val="0"/>
            <w:spacing w:line="600" w:lineRule="exact"/>
            <w:ind w:firstLine="614" w:firstLineChars="192"/>
          </w:pPr>
        </w:pPrChange>
      </w:pPr>
    </w:p>
    <w:p w14:paraId="08E6A054">
      <w:pPr>
        <w:overflowPunct/>
        <w:adjustRightInd/>
        <w:snapToGrid/>
        <w:spacing w:line="480" w:lineRule="exact"/>
        <w:ind w:firstLine="640" w:firstLineChars="200"/>
        <w:jc w:val="left"/>
        <w:rPr>
          <w:del w:id="1679" w:author="格格 刘" w:date="2024-07-16T16:21:00Z"/>
          <w:rFonts w:ascii="Times New Roman" w:hAnsi="Times New Roman" w:eastAsia="方正楷体_GBK"/>
          <w:sz w:val="32"/>
          <w:szCs w:val="32"/>
        </w:rPr>
        <w:pPrChange w:id="1678" w:author="彭姐江苏协会五月无锡展十月南京" w:date="2024-07-18T11:34:32Z">
          <w:pPr>
            <w:overflowPunct w:val="0"/>
            <w:adjustRightInd w:val="0"/>
            <w:snapToGrid w:val="0"/>
            <w:spacing w:line="600" w:lineRule="exact"/>
            <w:ind w:firstLine="614" w:firstLineChars="192"/>
          </w:pPr>
        </w:pPrChange>
      </w:pPr>
    </w:p>
    <w:p w14:paraId="2A5B170D">
      <w:pPr>
        <w:overflowPunct/>
        <w:adjustRightInd/>
        <w:snapToGrid/>
        <w:spacing w:line="480" w:lineRule="exact"/>
        <w:ind w:firstLine="640" w:firstLineChars="200"/>
        <w:jc w:val="left"/>
        <w:rPr>
          <w:del w:id="1681" w:author="格格 刘" w:date="2024-07-16T16:21:00Z"/>
          <w:rFonts w:ascii="Times New Roman" w:hAnsi="Times New Roman" w:eastAsia="方正楷体_GBK"/>
          <w:sz w:val="32"/>
          <w:szCs w:val="32"/>
        </w:rPr>
        <w:pPrChange w:id="1680" w:author="彭姐江苏协会五月无锡展十月南京" w:date="2024-07-18T11:34:32Z">
          <w:pPr>
            <w:overflowPunct w:val="0"/>
            <w:adjustRightInd w:val="0"/>
            <w:snapToGrid w:val="0"/>
            <w:spacing w:line="600" w:lineRule="exact"/>
            <w:ind w:firstLine="614" w:firstLineChars="192"/>
          </w:pPr>
        </w:pPrChange>
      </w:pPr>
    </w:p>
    <w:p w14:paraId="28CFF3CA">
      <w:pPr>
        <w:overflowPunct/>
        <w:snapToGrid/>
        <w:spacing w:line="480" w:lineRule="exact"/>
        <w:ind w:firstLine="880" w:firstLineChars="200"/>
        <w:jc w:val="left"/>
        <w:rPr>
          <w:ins w:id="1683" w:author="宜兴市老年书画协会(已注销)" w:date="2024-01-08T09:14:00Z"/>
          <w:del w:id="1684" w:author="格格 刘" w:date="2024-07-16T16:21:00Z"/>
          <w:rFonts w:ascii="Times New Roman" w:hAnsi="Times New Roman" w:eastAsia="方正小标宋_GBK"/>
          <w:sz w:val="44"/>
          <w:szCs w:val="44"/>
        </w:rPr>
        <w:pPrChange w:id="1682" w:author="彭姐江苏协会五月无锡展十月南京" w:date="2024-07-18T11:34:32Z">
          <w:pPr>
            <w:overflowPunct w:val="0"/>
            <w:snapToGrid w:val="0"/>
            <w:spacing w:line="600" w:lineRule="exact"/>
            <w:jc w:val="center"/>
          </w:pPr>
        </w:pPrChange>
      </w:pPr>
      <w:del w:id="1685" w:author="格格 刘" w:date="2024-07-16T16:21:00Z">
        <w:r>
          <w:rPr>
            <w:rFonts w:ascii="Times New Roman" w:hAnsi="Times New Roman" w:eastAsia="方正小标宋_GBK"/>
            <w:sz w:val="44"/>
            <w:szCs w:val="44"/>
          </w:rPr>
          <w:delText xml:space="preserve"> </w:delText>
        </w:r>
      </w:del>
    </w:p>
    <w:p w14:paraId="5365AEDC">
      <w:pPr>
        <w:overflowPunct/>
        <w:snapToGrid/>
        <w:spacing w:line="480" w:lineRule="exact"/>
        <w:ind w:firstLine="640" w:firstLineChars="200"/>
        <w:jc w:val="left"/>
        <w:rPr>
          <w:del w:id="1687" w:author="格格 刘" w:date="2024-07-16T16:21:00Z"/>
          <w:rFonts w:ascii="Times New Roman" w:hAnsi="Times New Roman" w:eastAsia="方正黑体_GBK"/>
          <w:sz w:val="32"/>
          <w:szCs w:val="32"/>
        </w:rPr>
        <w:pPrChange w:id="1686" w:author="彭姐江苏协会五月无锡展十月南京" w:date="2024-07-18T11:34:32Z">
          <w:pPr>
            <w:overflowPunct w:val="0"/>
            <w:snapToGrid w:val="0"/>
            <w:spacing w:line="600" w:lineRule="exact"/>
            <w:jc w:val="center"/>
          </w:pPr>
        </w:pPrChange>
      </w:pPr>
      <w:del w:id="1688" w:author="格格 刘" w:date="2024-07-16T16:21:00Z">
        <w:r>
          <w:rPr>
            <w:rFonts w:ascii="Times New Roman" w:hAnsi="Times New Roman" w:eastAsia="方正黑体_GBK"/>
            <w:sz w:val="32"/>
            <w:szCs w:val="32"/>
          </w:rPr>
          <w:delText>第一章  总  则</w:delText>
        </w:r>
      </w:del>
    </w:p>
    <w:p w14:paraId="49C572ED">
      <w:pPr>
        <w:overflowPunct/>
        <w:adjustRightInd/>
        <w:snapToGrid/>
        <w:spacing w:line="480" w:lineRule="exact"/>
        <w:ind w:firstLine="640" w:firstLineChars="200"/>
        <w:jc w:val="left"/>
        <w:rPr>
          <w:del w:id="1690" w:author="格格 刘" w:date="2024-07-16T16:21:00Z"/>
          <w:rFonts w:ascii="Times New Roman" w:hAnsi="Times New Roman" w:eastAsia="仿宋_GB2312"/>
          <w:sz w:val="32"/>
          <w:szCs w:val="32"/>
        </w:rPr>
        <w:pPrChange w:id="1689" w:author="彭姐江苏协会五月无锡展十月南京" w:date="2024-07-18T11:34:32Z">
          <w:pPr>
            <w:overflowPunct w:val="0"/>
            <w:adjustRightInd w:val="0"/>
            <w:snapToGrid w:val="0"/>
            <w:spacing w:line="600" w:lineRule="exact"/>
            <w:ind w:firstLine="640" w:firstLineChars="200"/>
          </w:pPr>
        </w:pPrChange>
      </w:pPr>
      <w:del w:id="1691" w:author="格格 刘" w:date="2024-07-16T16:21:00Z">
        <w:r>
          <w:rPr>
            <w:rFonts w:ascii="Times New Roman" w:hAnsi="Times New Roman" w:eastAsia="黑体"/>
            <w:sz w:val="32"/>
            <w:szCs w:val="32"/>
          </w:rPr>
          <w:delText>第一条</w:delText>
        </w:r>
      </w:del>
      <w:del w:id="1692" w:author="格格 刘" w:date="2024-07-16T16:21:00Z">
        <w:r>
          <w:rPr>
            <w:rFonts w:ascii="Times New Roman" w:hAnsi="Times New Roman" w:eastAsia="仿宋_GB2312"/>
            <w:sz w:val="32"/>
            <w:szCs w:val="32"/>
          </w:rPr>
          <w:delText xml:space="preserve">  </w:delText>
        </w:r>
      </w:del>
      <w:del w:id="1693" w:author="格格 刘" w:date="2024-07-16T16:21:00Z">
        <w:r>
          <w:rPr>
            <w:rFonts w:ascii="Times New Roman" w:hAnsi="Times New Roman" w:eastAsia="方正仿宋_GBK"/>
            <w:sz w:val="32"/>
            <w:szCs w:val="32"/>
          </w:rPr>
          <w:delText>本团体的名称是</w:delText>
        </w:r>
      </w:del>
      <w:del w:id="1694" w:author="格格 刘" w:date="2024-07-16T16:21:00Z">
        <w:r>
          <w:rPr>
            <w:rFonts w:ascii="Times New Roman" w:hAnsi="Times New Roman" w:eastAsia="方正仿宋_GBK"/>
            <w:sz w:val="32"/>
            <w:szCs w:val="32"/>
            <w:u w:val="single"/>
          </w:rPr>
          <w:delText xml:space="preserve">                     </w:delText>
        </w:r>
      </w:del>
      <w:del w:id="1695" w:author="格格 刘" w:date="2024-07-16T16:21:00Z">
        <w:r>
          <w:rPr>
            <w:rFonts w:ascii="Times New Roman" w:hAnsi="Times New Roman" w:eastAsia="方正仿宋_GBK"/>
            <w:sz w:val="32"/>
            <w:szCs w:val="32"/>
          </w:rPr>
          <w:delText>。</w:delText>
        </w:r>
      </w:del>
      <w:del w:id="1696" w:author="格格 刘" w:date="2024-07-16T16:21:00Z">
        <w:r>
          <w:rPr>
            <w:rFonts w:ascii="Times New Roman" w:hAnsi="Times New Roman" w:eastAsia="仿宋_GB2312"/>
            <w:sz w:val="32"/>
            <w:szCs w:val="32"/>
          </w:rPr>
          <w:delText>【全称】</w:delText>
        </w:r>
      </w:del>
    </w:p>
    <w:p w14:paraId="0063BD65">
      <w:pPr>
        <w:overflowPunct/>
        <w:adjustRightInd/>
        <w:snapToGrid/>
        <w:spacing w:line="480" w:lineRule="exact"/>
        <w:ind w:firstLine="640" w:firstLineChars="200"/>
        <w:jc w:val="left"/>
        <w:rPr>
          <w:del w:id="1698" w:author="格格 刘" w:date="2024-07-16T16:21:00Z"/>
          <w:rFonts w:ascii="Times New Roman" w:hAnsi="Times New Roman" w:eastAsia="仿宋_GB2312"/>
          <w:sz w:val="32"/>
          <w:szCs w:val="32"/>
        </w:rPr>
        <w:pPrChange w:id="1697" w:author="彭姐江苏协会五月无锡展十月南京" w:date="2024-07-18T11:34:32Z">
          <w:pPr>
            <w:overflowPunct w:val="0"/>
            <w:adjustRightInd w:val="0"/>
            <w:snapToGrid w:val="0"/>
            <w:spacing w:line="600" w:lineRule="exact"/>
            <w:ind w:firstLine="640" w:firstLineChars="200"/>
          </w:pPr>
        </w:pPrChange>
      </w:pPr>
      <w:del w:id="1699" w:author="格格 刘" w:date="2024-07-16T16:21:00Z">
        <w:r>
          <w:rPr>
            <w:rFonts w:ascii="Times New Roman" w:hAnsi="Times New Roman" w:eastAsia="仿宋_GB2312"/>
            <w:sz w:val="32"/>
            <w:szCs w:val="32"/>
          </w:rPr>
          <w:delText>【</w:delText>
        </w:r>
      </w:del>
      <w:del w:id="1700" w:author="格格 刘" w:date="2024-07-16T16:21:00Z">
        <w:r>
          <w:rPr>
            <w:rFonts w:ascii="Times New Roman" w:hAnsi="Times New Roman" w:eastAsia="方正楷体_GBK"/>
            <w:sz w:val="32"/>
            <w:szCs w:val="32"/>
          </w:rPr>
          <w:delText>社会团体名称应与其宗旨、业务范围、会员分布和活动地域相一致，依次由三方面构成：行政区域的名称、业务范围的反映、社会团体性质的标识。专业性社会团体一般称协会；学术性社会团体一般称学会、研究会；联合性社会团体一般称联合会、联谊会、促进会；行业性社会团体一般称行业协会。</w:delText>
        </w:r>
      </w:del>
      <w:del w:id="1701" w:author="格格 刘" w:date="2024-07-16T16:21:00Z">
        <w:r>
          <w:rPr>
            <w:rFonts w:ascii="Times New Roman" w:hAnsi="Times New Roman" w:eastAsia="仿宋_GB2312"/>
            <w:sz w:val="32"/>
            <w:szCs w:val="32"/>
          </w:rPr>
          <w:delText xml:space="preserve">】 </w:delText>
        </w:r>
      </w:del>
    </w:p>
    <w:p w14:paraId="71313444">
      <w:pPr>
        <w:overflowPunct/>
        <w:adjustRightInd/>
        <w:snapToGrid/>
        <w:spacing w:line="480" w:lineRule="exact"/>
        <w:ind w:firstLine="640" w:firstLineChars="200"/>
        <w:jc w:val="left"/>
        <w:rPr>
          <w:del w:id="1703" w:author="格格 刘" w:date="2024-07-16T16:21:00Z"/>
          <w:rFonts w:ascii="Times New Roman" w:hAnsi="Times New Roman" w:eastAsia="仿宋_GB2312"/>
          <w:sz w:val="32"/>
          <w:szCs w:val="32"/>
        </w:rPr>
        <w:pPrChange w:id="1702" w:author="彭姐江苏协会五月无锡展十月南京" w:date="2024-07-18T11:34:32Z">
          <w:pPr>
            <w:overflowPunct w:val="0"/>
            <w:adjustRightInd w:val="0"/>
            <w:snapToGrid w:val="0"/>
            <w:spacing w:line="600" w:lineRule="exact"/>
            <w:ind w:firstLine="640" w:firstLineChars="200"/>
          </w:pPr>
        </w:pPrChange>
      </w:pPr>
      <w:del w:id="1704" w:author="格格 刘" w:date="2024-07-16T16:21:00Z">
        <w:r>
          <w:rPr>
            <w:rFonts w:ascii="Times New Roman" w:hAnsi="Times New Roman" w:eastAsia="黑体"/>
            <w:sz w:val="32"/>
            <w:szCs w:val="32"/>
          </w:rPr>
          <w:delText>第二条</w:delText>
        </w:r>
      </w:del>
      <w:del w:id="1705" w:author="格格 刘" w:date="2024-07-16T16:21:00Z">
        <w:r>
          <w:rPr>
            <w:rFonts w:ascii="Times New Roman" w:hAnsi="Times New Roman" w:eastAsia="仿宋_GB2312"/>
            <w:sz w:val="32"/>
            <w:szCs w:val="32"/>
          </w:rPr>
          <w:delText xml:space="preserve">  </w:delText>
        </w:r>
      </w:del>
      <w:del w:id="1706" w:author="格格 刘" w:date="2024-07-16T16:21:00Z">
        <w:r>
          <w:rPr>
            <w:rFonts w:ascii="Times New Roman" w:hAnsi="Times New Roman" w:eastAsia="方正仿宋_GBK"/>
            <w:sz w:val="32"/>
            <w:szCs w:val="32"/>
          </w:rPr>
          <w:delText>本团体是由</w:delText>
        </w:r>
      </w:del>
      <w:del w:id="1707" w:author="格格 刘" w:date="2024-07-16T16:21:00Z">
        <w:r>
          <w:rPr>
            <w:rFonts w:ascii="Times New Roman" w:hAnsi="Times New Roman" w:eastAsia="仿宋_GB2312"/>
            <w:sz w:val="32"/>
            <w:szCs w:val="32"/>
            <w:u w:val="single"/>
          </w:rPr>
          <w:delText xml:space="preserve">            </w:delText>
        </w:r>
      </w:del>
      <w:del w:id="1708" w:author="格格 刘" w:date="2024-07-16T16:21:00Z">
        <w:r>
          <w:rPr>
            <w:rFonts w:ascii="Times New Roman" w:hAnsi="Times New Roman" w:eastAsia="仿宋_GB2312"/>
            <w:sz w:val="32"/>
            <w:szCs w:val="32"/>
          </w:rPr>
          <w:delText>【</w:delText>
        </w:r>
      </w:del>
      <w:del w:id="1709" w:author="格格 刘" w:date="2024-07-16T16:21:00Z">
        <w:r>
          <w:rPr>
            <w:rFonts w:ascii="Times New Roman" w:hAnsi="Times New Roman" w:eastAsia="方正楷体_GBK"/>
            <w:sz w:val="32"/>
            <w:szCs w:val="32"/>
          </w:rPr>
          <w:delText>所属行政区域内从事XXX（专业、学术、行业等）业务领域的单位、个人</w:delText>
        </w:r>
      </w:del>
      <w:del w:id="1710" w:author="格格 刘" w:date="2024-07-16T16:21:00Z">
        <w:r>
          <w:rPr>
            <w:rFonts w:ascii="Times New Roman" w:hAnsi="Times New Roman" w:eastAsia="仿宋_GB2312"/>
            <w:sz w:val="32"/>
            <w:szCs w:val="32"/>
          </w:rPr>
          <w:delText>】</w:delText>
        </w:r>
      </w:del>
      <w:del w:id="1711" w:author="格格 刘" w:date="2024-07-16T16:21:00Z">
        <w:r>
          <w:rPr>
            <w:rFonts w:ascii="Times New Roman" w:hAnsi="Times New Roman" w:eastAsia="方正仿宋_GBK"/>
            <w:sz w:val="32"/>
            <w:szCs w:val="32"/>
          </w:rPr>
          <w:delText>自愿组成的</w:delText>
        </w:r>
      </w:del>
      <w:del w:id="1712" w:author="格格 刘" w:date="2024-07-16T16:21:00Z">
        <w:r>
          <w:rPr>
            <w:rFonts w:ascii="Times New Roman" w:hAnsi="Times New Roman" w:eastAsia="仿宋_GB2312"/>
            <w:sz w:val="32"/>
            <w:szCs w:val="32"/>
            <w:u w:val="single"/>
          </w:rPr>
          <w:delText xml:space="preserve">            </w:delText>
        </w:r>
      </w:del>
      <w:del w:id="1713" w:author="格格 刘" w:date="2024-07-16T16:21:00Z">
        <w:r>
          <w:rPr>
            <w:rFonts w:ascii="Times New Roman" w:hAnsi="Times New Roman" w:eastAsia="仿宋_GB2312"/>
            <w:sz w:val="32"/>
            <w:szCs w:val="32"/>
          </w:rPr>
          <w:delText xml:space="preserve"> （</w:delText>
        </w:r>
      </w:del>
      <w:del w:id="1714" w:author="格格 刘" w:date="2024-07-16T16:21:00Z">
        <w:r>
          <w:rPr>
            <w:rFonts w:ascii="Times New Roman" w:hAnsi="Times New Roman" w:eastAsia="方正仿宋_GBK"/>
            <w:sz w:val="32"/>
            <w:szCs w:val="32"/>
          </w:rPr>
          <w:delText>专业性；学术性；联合性；行业性）、非营利性社会组织。</w:delText>
        </w:r>
      </w:del>
    </w:p>
    <w:p w14:paraId="1665BDF2">
      <w:pPr>
        <w:overflowPunct/>
        <w:adjustRightInd/>
        <w:snapToGrid/>
        <w:spacing w:line="480" w:lineRule="exact"/>
        <w:ind w:firstLine="640" w:firstLineChars="200"/>
        <w:jc w:val="left"/>
        <w:rPr>
          <w:del w:id="1716" w:author="格格 刘" w:date="2024-07-16T16:21:00Z"/>
          <w:rFonts w:ascii="Times New Roman" w:hAnsi="Times New Roman" w:eastAsia="仿宋_GB2312"/>
          <w:sz w:val="32"/>
          <w:szCs w:val="32"/>
        </w:rPr>
        <w:pPrChange w:id="1715" w:author="彭姐江苏协会五月无锡展十月南京" w:date="2024-07-18T11:34:32Z">
          <w:pPr>
            <w:overflowPunct w:val="0"/>
            <w:adjustRightInd w:val="0"/>
            <w:snapToGrid w:val="0"/>
            <w:spacing w:line="600" w:lineRule="exact"/>
            <w:ind w:firstLine="640" w:firstLineChars="200"/>
          </w:pPr>
        </w:pPrChange>
      </w:pPr>
      <w:del w:id="1717" w:author="格格 刘" w:date="2024-07-16T16:21:00Z">
        <w:r>
          <w:rPr>
            <w:rFonts w:ascii="Times New Roman" w:hAnsi="Times New Roman" w:eastAsia="黑体"/>
            <w:sz w:val="32"/>
            <w:szCs w:val="32"/>
          </w:rPr>
          <w:delText>第三条</w:delText>
        </w:r>
      </w:del>
      <w:del w:id="1718" w:author="格格 刘" w:date="2024-07-16T16:21:00Z">
        <w:r>
          <w:rPr>
            <w:rFonts w:ascii="Times New Roman" w:hAnsi="Times New Roman" w:eastAsia="仿宋_GB2312"/>
            <w:sz w:val="32"/>
            <w:szCs w:val="32"/>
          </w:rPr>
          <w:delText xml:space="preserve">  </w:delText>
        </w:r>
      </w:del>
      <w:del w:id="1719" w:author="格格 刘" w:date="2024-07-16T16:21:00Z">
        <w:r>
          <w:rPr>
            <w:rFonts w:ascii="Times New Roman" w:hAnsi="Times New Roman" w:eastAsia="方正仿宋_GBK"/>
            <w:sz w:val="32"/>
            <w:szCs w:val="32"/>
          </w:rPr>
          <w:delText>本团体的宗旨：</w:delText>
        </w:r>
      </w:del>
      <w:del w:id="1720" w:author="格格 刘" w:date="2024-07-16T16:21:00Z">
        <w:r>
          <w:rPr>
            <w:rFonts w:ascii="Times New Roman" w:hAnsi="Times New Roman" w:eastAsia="仿宋_GB2312"/>
            <w:sz w:val="32"/>
            <w:szCs w:val="32"/>
            <w:u w:val="single"/>
          </w:rPr>
          <w:delText xml:space="preserve">                                    </w:delText>
        </w:r>
      </w:del>
    </w:p>
    <w:p w14:paraId="04CB8638">
      <w:pPr>
        <w:overflowPunct/>
        <w:adjustRightInd/>
        <w:snapToGrid/>
        <w:spacing w:line="480" w:lineRule="exact"/>
        <w:ind w:left="0" w:firstLine="640" w:firstLineChars="200"/>
        <w:jc w:val="left"/>
        <w:rPr>
          <w:del w:id="1722" w:author="格格 刘" w:date="2024-07-16T16:21:00Z"/>
          <w:rFonts w:ascii="Times New Roman" w:hAnsi="Times New Roman" w:eastAsia="仿宋_GB2312"/>
          <w:sz w:val="32"/>
          <w:szCs w:val="32"/>
        </w:rPr>
        <w:pPrChange w:id="1721" w:author="彭姐江苏协会五月无锡展十月南京" w:date="2024-07-18T11:34:32Z">
          <w:pPr>
            <w:overflowPunct w:val="0"/>
            <w:adjustRightInd w:val="0"/>
            <w:snapToGrid w:val="0"/>
            <w:spacing w:line="600" w:lineRule="exact"/>
            <w:ind w:left="160" w:hanging="160" w:hangingChars="50"/>
          </w:pPr>
        </w:pPrChange>
      </w:pPr>
      <w:del w:id="1723" w:author="格格 刘" w:date="2024-07-16T16:21:00Z">
        <w:r>
          <w:rPr>
            <w:rFonts w:ascii="Times New Roman" w:hAnsi="Times New Roman" w:eastAsia="仿宋_GB2312"/>
            <w:sz w:val="32"/>
            <w:szCs w:val="32"/>
            <w:u w:val="single"/>
          </w:rPr>
          <w:delText xml:space="preserve">                                                   </w:delText>
        </w:r>
      </w:del>
      <w:del w:id="1724" w:author="格格 刘" w:date="2024-07-16T16:21:00Z">
        <w:r>
          <w:rPr>
            <w:rFonts w:ascii="Times New Roman" w:hAnsi="Times New Roman" w:eastAsia="方正仿宋_GBK"/>
            <w:sz w:val="32"/>
            <w:szCs w:val="32"/>
          </w:rPr>
          <w:delText>。</w:delText>
        </w:r>
      </w:del>
    </w:p>
    <w:p w14:paraId="6A5BCB24">
      <w:pPr>
        <w:overflowPunct/>
        <w:adjustRightInd/>
        <w:snapToGrid/>
        <w:spacing w:line="480" w:lineRule="exact"/>
        <w:ind w:firstLine="640" w:firstLineChars="200"/>
        <w:jc w:val="left"/>
        <w:rPr>
          <w:del w:id="1726" w:author="格格 刘" w:date="2024-07-16T16:21:00Z"/>
          <w:rFonts w:ascii="Times New Roman" w:hAnsi="Times New Roman" w:eastAsia="仿宋_GB2312"/>
          <w:sz w:val="32"/>
          <w:szCs w:val="32"/>
        </w:rPr>
        <w:pPrChange w:id="1725" w:author="彭姐江苏协会五月无锡展十月南京" w:date="2024-07-18T11:34:32Z">
          <w:pPr>
            <w:overflowPunct w:val="0"/>
            <w:adjustRightInd w:val="0"/>
            <w:snapToGrid w:val="0"/>
            <w:spacing w:line="600" w:lineRule="exact"/>
            <w:ind w:firstLine="640" w:firstLineChars="200"/>
          </w:pPr>
        </w:pPrChange>
      </w:pPr>
      <w:del w:id="1727" w:author="格格 刘" w:date="2024-07-16T16:21:00Z">
        <w:r>
          <w:rPr>
            <w:rFonts w:ascii="Times New Roman" w:hAnsi="Times New Roman" w:eastAsia="方正仿宋_GBK"/>
            <w:sz w:val="32"/>
            <w:szCs w:val="32"/>
          </w:rPr>
          <w:delText>本团体遵守宪法、法律、法规和国家政策，践行社会主义核心价值观，弘扬爱国主义精神，遵守社会道德风尚，自觉加强诚信自律建设。</w:delText>
        </w:r>
      </w:del>
      <w:del w:id="1728" w:author="格格 刘" w:date="2024-07-16T16:21:00Z">
        <w:r>
          <w:rPr>
            <w:rFonts w:ascii="Times New Roman" w:hAnsi="Times New Roman" w:eastAsia="仿宋_GB2312"/>
            <w:sz w:val="32"/>
            <w:szCs w:val="32"/>
          </w:rPr>
          <w:delText>【</w:delText>
        </w:r>
      </w:del>
      <w:del w:id="1729" w:author="格格 刘" w:date="2024-07-16T16:21:00Z">
        <w:r>
          <w:rPr>
            <w:rFonts w:ascii="Times New Roman" w:hAnsi="Times New Roman" w:eastAsia="方正楷体_GBK"/>
            <w:sz w:val="32"/>
            <w:szCs w:val="32"/>
          </w:rPr>
          <w:delText>宗旨应充分体现成立社会团体的目的，并与社会团体名称的内在涵义相一致。</w:delText>
        </w:r>
      </w:del>
      <w:del w:id="1730" w:author="格格 刘" w:date="2024-07-16T16:21:00Z">
        <w:r>
          <w:rPr>
            <w:rFonts w:ascii="Times New Roman" w:hAnsi="Times New Roman" w:eastAsia="仿宋_GB2312"/>
            <w:sz w:val="32"/>
            <w:szCs w:val="32"/>
          </w:rPr>
          <w:delText xml:space="preserve">】 </w:delText>
        </w:r>
      </w:del>
    </w:p>
    <w:p w14:paraId="7AD85A1A">
      <w:pPr>
        <w:overflowPunct/>
        <w:adjustRightInd/>
        <w:snapToGrid/>
        <w:spacing w:line="480" w:lineRule="exact"/>
        <w:ind w:firstLine="640" w:firstLineChars="200"/>
        <w:jc w:val="left"/>
        <w:rPr>
          <w:del w:id="1732" w:author="格格 刘" w:date="2024-07-16T16:21:00Z"/>
          <w:rFonts w:ascii="Times New Roman" w:hAnsi="Times New Roman" w:eastAsia="仿宋_GB2312"/>
          <w:sz w:val="32"/>
          <w:szCs w:val="32"/>
        </w:rPr>
        <w:pPrChange w:id="1731" w:author="彭姐江苏协会五月无锡展十月南京" w:date="2024-07-18T11:34:32Z">
          <w:pPr>
            <w:overflowPunct w:val="0"/>
            <w:adjustRightInd w:val="0"/>
            <w:snapToGrid w:val="0"/>
            <w:spacing w:line="600" w:lineRule="exact"/>
            <w:ind w:firstLine="640" w:firstLineChars="200"/>
          </w:pPr>
        </w:pPrChange>
      </w:pPr>
      <w:del w:id="1733" w:author="格格 刘" w:date="2024-07-16T16:21:00Z">
        <w:r>
          <w:rPr>
            <w:rFonts w:ascii="Times New Roman" w:hAnsi="Times New Roman" w:eastAsia="黑体"/>
            <w:sz w:val="32"/>
            <w:szCs w:val="32"/>
          </w:rPr>
          <w:delText>第四条</w:delText>
        </w:r>
      </w:del>
      <w:del w:id="1734" w:author="格格 刘" w:date="2024-07-16T16:21:00Z">
        <w:r>
          <w:rPr>
            <w:rFonts w:ascii="Times New Roman" w:hAnsi="Times New Roman" w:eastAsia="仿宋_GB2312"/>
            <w:sz w:val="32"/>
            <w:szCs w:val="32"/>
          </w:rPr>
          <w:delText xml:space="preserve">  </w:delText>
        </w:r>
      </w:del>
      <w:del w:id="1735" w:author="格格 刘" w:date="2024-07-16T16:21:00Z">
        <w:r>
          <w:rPr>
            <w:rFonts w:ascii="Times New Roman" w:hAnsi="Times New Roman" w:eastAsia="方正仿宋_GBK"/>
            <w:sz w:val="32"/>
            <w:szCs w:val="32"/>
          </w:rPr>
          <w:delText>本团体坚持中国共产党的全面领导，根据中国共产党章程的规定，设立中国共产党的组织，开展党的活动，为党组织的活动提供必要条件。</w:delText>
        </w:r>
      </w:del>
    </w:p>
    <w:p w14:paraId="3AC8B4A0">
      <w:pPr>
        <w:overflowPunct/>
        <w:adjustRightInd/>
        <w:snapToGrid/>
        <w:spacing w:line="480" w:lineRule="exact"/>
        <w:ind w:firstLine="640" w:firstLineChars="200"/>
        <w:jc w:val="left"/>
        <w:rPr>
          <w:del w:id="1737" w:author="格格 刘" w:date="2024-07-16T16:21:00Z"/>
          <w:rFonts w:ascii="Times New Roman" w:hAnsi="Times New Roman" w:eastAsia="仿宋_GB2312"/>
          <w:sz w:val="32"/>
          <w:szCs w:val="32"/>
        </w:rPr>
        <w:pPrChange w:id="1736" w:author="彭姐江苏协会五月无锡展十月南京" w:date="2024-07-18T11:34:32Z">
          <w:pPr>
            <w:overflowPunct w:val="0"/>
            <w:adjustRightInd w:val="0"/>
            <w:snapToGrid w:val="0"/>
            <w:spacing w:line="600" w:lineRule="exact"/>
          </w:pPr>
        </w:pPrChange>
      </w:pPr>
      <w:del w:id="1738" w:author="格格 刘" w:date="2024-07-16T16:21:00Z">
        <w:r>
          <w:rPr>
            <w:rFonts w:ascii="Times New Roman" w:hAnsi="Times New Roman" w:eastAsia="黑体"/>
            <w:sz w:val="32"/>
            <w:szCs w:val="32"/>
          </w:rPr>
          <w:delText xml:space="preserve">    第五条  </w:delText>
        </w:r>
      </w:del>
      <w:del w:id="1739" w:author="格格 刘" w:date="2024-07-16T16:21:00Z">
        <w:r>
          <w:rPr>
            <w:rFonts w:ascii="Times New Roman" w:hAnsi="Times New Roman" w:eastAsia="方正仿宋_GBK"/>
            <w:sz w:val="32"/>
            <w:szCs w:val="32"/>
          </w:rPr>
          <w:delText>本团体的登记管理机关是</w:delText>
        </w:r>
      </w:del>
      <w:del w:id="1740" w:author="格格 刘" w:date="2024-07-16T16:21:00Z">
        <w:r>
          <w:rPr>
            <w:rFonts w:ascii="Times New Roman" w:hAnsi="Times New Roman" w:eastAsia="仿宋_GB2312"/>
            <w:sz w:val="32"/>
            <w:szCs w:val="32"/>
            <w:u w:val="single"/>
          </w:rPr>
          <w:delText xml:space="preserve">            </w:delText>
        </w:r>
      </w:del>
      <w:del w:id="1741" w:author="格格 刘" w:date="2024-07-16T16:21:00Z">
        <w:r>
          <w:rPr>
            <w:rFonts w:ascii="Times New Roman" w:hAnsi="Times New Roman" w:eastAsia="方正仿宋_GBK"/>
            <w:sz w:val="32"/>
            <w:szCs w:val="32"/>
          </w:rPr>
          <w:delText>。</w:delText>
        </w:r>
      </w:del>
      <w:del w:id="1742" w:author="格格 刘" w:date="2024-07-16T16:21:00Z">
        <w:r>
          <w:rPr>
            <w:rFonts w:ascii="Times New Roman" w:hAnsi="Times New Roman" w:eastAsia="仿宋_GB2312"/>
            <w:sz w:val="32"/>
            <w:szCs w:val="32"/>
          </w:rPr>
          <w:delText>【</w:delText>
        </w:r>
      </w:del>
      <w:del w:id="1743" w:author="格格 刘" w:date="2024-07-16T16:21:00Z">
        <w:r>
          <w:rPr>
            <w:rFonts w:ascii="Times New Roman" w:hAnsi="Times New Roman" w:eastAsia="方正楷体_GBK"/>
            <w:sz w:val="32"/>
            <w:szCs w:val="32"/>
          </w:rPr>
          <w:delText>全称</w:delText>
        </w:r>
      </w:del>
      <w:del w:id="1744" w:author="格格 刘" w:date="2024-07-16T16:21:00Z">
        <w:r>
          <w:rPr>
            <w:rFonts w:ascii="Times New Roman" w:hAnsi="Times New Roman" w:eastAsia="仿宋"/>
            <w:sz w:val="32"/>
            <w:szCs w:val="32"/>
          </w:rPr>
          <w:delText>】</w:delText>
        </w:r>
      </w:del>
    </w:p>
    <w:p w14:paraId="65017A8E">
      <w:pPr>
        <w:overflowPunct/>
        <w:adjustRightInd/>
        <w:snapToGrid/>
        <w:spacing w:line="480" w:lineRule="exact"/>
        <w:ind w:firstLine="640" w:firstLineChars="200"/>
        <w:jc w:val="left"/>
        <w:rPr>
          <w:del w:id="1746" w:author="格格 刘" w:date="2024-07-16T16:21:00Z"/>
          <w:rFonts w:ascii="Times New Roman" w:hAnsi="Times New Roman" w:eastAsia="仿宋_GB2312"/>
          <w:sz w:val="32"/>
          <w:szCs w:val="32"/>
        </w:rPr>
        <w:pPrChange w:id="1745" w:author="彭姐江苏协会五月无锡展十月南京" w:date="2024-07-18T11:34:32Z">
          <w:pPr>
            <w:overflowPunct w:val="0"/>
            <w:adjustRightInd w:val="0"/>
            <w:snapToGrid w:val="0"/>
            <w:spacing w:line="600" w:lineRule="exact"/>
            <w:ind w:firstLine="640" w:firstLineChars="200"/>
          </w:pPr>
        </w:pPrChange>
      </w:pPr>
      <w:del w:id="1747" w:author="格格 刘" w:date="2024-07-16T16:21:00Z">
        <w:r>
          <w:rPr>
            <w:rFonts w:ascii="Times New Roman" w:hAnsi="Times New Roman" w:eastAsia="方正仿宋_GBK"/>
            <w:sz w:val="32"/>
            <w:szCs w:val="32"/>
          </w:rPr>
          <w:delText>本团体的业务主管单位是</w:delText>
        </w:r>
      </w:del>
      <w:del w:id="1748" w:author="格格 刘" w:date="2024-07-16T16:21:00Z">
        <w:r>
          <w:rPr>
            <w:rFonts w:ascii="Times New Roman" w:hAnsi="Times New Roman" w:eastAsia="仿宋_GB2312"/>
            <w:sz w:val="32"/>
            <w:szCs w:val="32"/>
            <w:u w:val="single"/>
          </w:rPr>
          <w:delText xml:space="preserve">        </w:delText>
        </w:r>
      </w:del>
      <w:del w:id="1749" w:author="格格 刘" w:date="2024-07-16T16:21:00Z">
        <w:r>
          <w:rPr>
            <w:rFonts w:ascii="Times New Roman" w:hAnsi="Times New Roman" w:eastAsia="方正仿宋_GBK"/>
            <w:sz w:val="32"/>
            <w:szCs w:val="32"/>
          </w:rPr>
          <w:delText>。</w:delText>
        </w:r>
      </w:del>
      <w:del w:id="1750" w:author="格格 刘" w:date="2024-07-16T16:21:00Z">
        <w:r>
          <w:rPr>
            <w:rFonts w:ascii="Times New Roman" w:hAnsi="Times New Roman" w:eastAsia="仿宋_GB2312"/>
            <w:sz w:val="32"/>
            <w:szCs w:val="32"/>
          </w:rPr>
          <w:delText>【</w:delText>
        </w:r>
      </w:del>
      <w:del w:id="1751" w:author="格格 刘" w:date="2024-07-16T16:21:00Z">
        <w:r>
          <w:rPr>
            <w:rFonts w:ascii="Times New Roman" w:hAnsi="Times New Roman" w:eastAsia="方正楷体_GBK"/>
            <w:sz w:val="32"/>
            <w:szCs w:val="32"/>
          </w:rPr>
          <w:delText>全称；适用于双重管理的社会团体。</w:delText>
        </w:r>
      </w:del>
      <w:del w:id="1752" w:author="格格 刘" w:date="2024-07-16T16:21:00Z">
        <w:r>
          <w:rPr>
            <w:rFonts w:ascii="Times New Roman" w:hAnsi="Times New Roman" w:eastAsia="仿宋_GB2312"/>
            <w:sz w:val="32"/>
            <w:szCs w:val="32"/>
          </w:rPr>
          <w:delText>】</w:delText>
        </w:r>
      </w:del>
    </w:p>
    <w:p w14:paraId="1BD4CB9C">
      <w:pPr>
        <w:overflowPunct/>
        <w:adjustRightInd/>
        <w:snapToGrid/>
        <w:spacing w:line="480" w:lineRule="exact"/>
        <w:ind w:firstLine="640" w:firstLineChars="200"/>
        <w:jc w:val="left"/>
        <w:rPr>
          <w:del w:id="1754" w:author="格格 刘" w:date="2024-07-16T16:21:00Z"/>
          <w:rFonts w:ascii="Times New Roman" w:hAnsi="Times New Roman" w:eastAsia="仿宋_GB2312"/>
          <w:sz w:val="32"/>
          <w:szCs w:val="32"/>
        </w:rPr>
        <w:pPrChange w:id="1753" w:author="彭姐江苏协会五月无锡展十月南京" w:date="2024-07-18T11:34:32Z">
          <w:pPr>
            <w:overflowPunct w:val="0"/>
            <w:adjustRightInd w:val="0"/>
            <w:snapToGrid w:val="0"/>
            <w:spacing w:line="600" w:lineRule="exact"/>
            <w:ind w:firstLine="640" w:firstLineChars="200"/>
          </w:pPr>
        </w:pPrChange>
      </w:pPr>
      <w:del w:id="1755" w:author="格格 刘" w:date="2024-07-16T16:21:00Z">
        <w:r>
          <w:rPr>
            <w:rFonts w:ascii="Times New Roman" w:hAnsi="Times New Roman" w:eastAsia="方正仿宋_GBK"/>
            <w:sz w:val="32"/>
            <w:szCs w:val="32"/>
          </w:rPr>
          <w:delText>本团体与</w:delText>
        </w:r>
      </w:del>
      <w:del w:id="1756" w:author="格格 刘" w:date="2024-07-16T16:21:00Z">
        <w:r>
          <w:rPr>
            <w:rFonts w:ascii="Times New Roman" w:hAnsi="Times New Roman" w:eastAsia="仿宋_GB2312"/>
            <w:sz w:val="32"/>
            <w:szCs w:val="32"/>
            <w:u w:val="single"/>
          </w:rPr>
          <w:delText xml:space="preserve">        </w:delText>
        </w:r>
      </w:del>
      <w:del w:id="1757" w:author="格格 刘" w:date="2024-07-16T16:21:00Z">
        <w:r>
          <w:rPr>
            <w:rFonts w:ascii="Times New Roman" w:hAnsi="Times New Roman" w:eastAsia="方正仿宋_GBK"/>
            <w:sz w:val="32"/>
            <w:szCs w:val="32"/>
          </w:rPr>
          <w:delText>脱钩后，依法独立运行。</w:delText>
        </w:r>
      </w:del>
      <w:del w:id="1758" w:author="格格 刘" w:date="2024-07-16T16:21:00Z">
        <w:r>
          <w:rPr>
            <w:rFonts w:ascii="Times New Roman" w:hAnsi="Times New Roman" w:eastAsia="仿宋_GB2312"/>
            <w:sz w:val="32"/>
            <w:szCs w:val="32"/>
          </w:rPr>
          <w:delText>【</w:delText>
        </w:r>
      </w:del>
      <w:del w:id="1759" w:author="格格 刘" w:date="2024-07-16T16:21:00Z">
        <w:r>
          <w:rPr>
            <w:rFonts w:ascii="Times New Roman" w:hAnsi="Times New Roman" w:eastAsia="方正楷体_GBK"/>
            <w:sz w:val="32"/>
            <w:szCs w:val="32"/>
          </w:rPr>
          <w:delText>原业务主管单位全称；适用于已脱钩的社会团体。</w:delText>
        </w:r>
      </w:del>
      <w:del w:id="1760" w:author="格格 刘" w:date="2024-07-16T16:21:00Z">
        <w:r>
          <w:rPr>
            <w:rFonts w:ascii="Times New Roman" w:hAnsi="Times New Roman" w:eastAsia="仿宋_GB2312"/>
            <w:sz w:val="32"/>
            <w:szCs w:val="32"/>
          </w:rPr>
          <w:delText>】</w:delText>
        </w:r>
      </w:del>
    </w:p>
    <w:p w14:paraId="76159EE7">
      <w:pPr>
        <w:overflowPunct/>
        <w:adjustRightInd/>
        <w:snapToGrid/>
        <w:spacing w:line="480" w:lineRule="exact"/>
        <w:ind w:firstLine="640" w:firstLineChars="200"/>
        <w:jc w:val="left"/>
        <w:rPr>
          <w:del w:id="1762" w:author="格格 刘" w:date="2024-07-16T16:21:00Z"/>
          <w:rFonts w:ascii="Times New Roman" w:hAnsi="Times New Roman" w:eastAsia="仿宋_GB2312"/>
          <w:sz w:val="32"/>
          <w:szCs w:val="32"/>
        </w:rPr>
        <w:pPrChange w:id="1761" w:author="彭姐江苏协会五月无锡展十月南京" w:date="2024-07-18T11:34:32Z">
          <w:pPr>
            <w:overflowPunct w:val="0"/>
            <w:adjustRightInd w:val="0"/>
            <w:snapToGrid w:val="0"/>
            <w:spacing w:line="600" w:lineRule="exact"/>
            <w:ind w:firstLine="640" w:firstLineChars="200"/>
          </w:pPr>
        </w:pPrChange>
      </w:pPr>
      <w:del w:id="1763" w:author="格格 刘" w:date="2024-07-16T16:21:00Z">
        <w:r>
          <w:rPr>
            <w:rFonts w:ascii="Times New Roman" w:hAnsi="Times New Roman" w:eastAsia="方正仿宋_GBK"/>
            <w:sz w:val="32"/>
            <w:szCs w:val="32"/>
          </w:rPr>
          <w:delText>本团体的行业管理部门是</w:delText>
        </w:r>
      </w:del>
      <w:del w:id="1764" w:author="格格 刘" w:date="2024-07-16T16:21:00Z">
        <w:r>
          <w:rPr>
            <w:rFonts w:ascii="Times New Roman" w:hAnsi="Times New Roman" w:eastAsia="仿宋_GB2312"/>
            <w:sz w:val="32"/>
            <w:szCs w:val="32"/>
            <w:u w:val="single"/>
          </w:rPr>
          <w:delText xml:space="preserve">        </w:delText>
        </w:r>
      </w:del>
      <w:del w:id="1765" w:author="格格 刘" w:date="2024-07-16T16:21:00Z">
        <w:r>
          <w:rPr>
            <w:rFonts w:ascii="Times New Roman" w:hAnsi="Times New Roman" w:eastAsia="方正仿宋_GBK"/>
            <w:sz w:val="32"/>
            <w:szCs w:val="32"/>
          </w:rPr>
          <w:delText>。</w:delText>
        </w:r>
      </w:del>
      <w:del w:id="1766" w:author="格格 刘" w:date="2024-07-16T16:21:00Z">
        <w:r>
          <w:rPr>
            <w:rFonts w:ascii="Times New Roman" w:hAnsi="Times New Roman" w:eastAsia="仿宋_GB2312"/>
            <w:sz w:val="32"/>
            <w:szCs w:val="32"/>
          </w:rPr>
          <w:delText>【</w:delText>
        </w:r>
      </w:del>
      <w:del w:id="1767" w:author="格格 刘" w:date="2024-07-16T16:21:00Z">
        <w:r>
          <w:rPr>
            <w:rFonts w:ascii="Times New Roman" w:hAnsi="Times New Roman" w:eastAsia="方正楷体_GBK"/>
            <w:sz w:val="32"/>
            <w:szCs w:val="32"/>
          </w:rPr>
          <w:delText>全称；适用于已脱钩和直接登记的社会团体。</w:delText>
        </w:r>
      </w:del>
      <w:del w:id="1768" w:author="格格 刘" w:date="2024-07-16T16:21:00Z">
        <w:r>
          <w:rPr>
            <w:rFonts w:ascii="Times New Roman" w:hAnsi="Times New Roman" w:eastAsia="仿宋_GB2312"/>
            <w:sz w:val="32"/>
            <w:szCs w:val="32"/>
          </w:rPr>
          <w:delText>】</w:delText>
        </w:r>
      </w:del>
    </w:p>
    <w:p w14:paraId="12608BB7">
      <w:pPr>
        <w:overflowPunct/>
        <w:adjustRightInd/>
        <w:snapToGrid/>
        <w:spacing w:line="480" w:lineRule="exact"/>
        <w:ind w:firstLine="640" w:firstLineChars="200"/>
        <w:jc w:val="left"/>
        <w:rPr>
          <w:del w:id="1770" w:author="格格 刘" w:date="2024-07-16T16:21:00Z"/>
          <w:rFonts w:ascii="Times New Roman" w:hAnsi="Times New Roman" w:eastAsia="仿宋_GB2312"/>
          <w:sz w:val="32"/>
          <w:szCs w:val="32"/>
          <w:highlight w:val="yellow"/>
        </w:rPr>
        <w:pPrChange w:id="1769" w:author="彭姐江苏协会五月无锡展十月南京" w:date="2024-07-18T11:34:32Z">
          <w:pPr>
            <w:overflowPunct w:val="0"/>
            <w:adjustRightInd w:val="0"/>
            <w:snapToGrid w:val="0"/>
            <w:spacing w:line="600" w:lineRule="exact"/>
            <w:ind w:firstLine="645"/>
          </w:pPr>
        </w:pPrChange>
      </w:pPr>
      <w:del w:id="1771" w:author="格格 刘" w:date="2024-07-16T16:21:00Z">
        <w:r>
          <w:rPr>
            <w:rFonts w:ascii="Times New Roman" w:hAnsi="Times New Roman" w:eastAsia="方正仿宋_GBK"/>
            <w:sz w:val="32"/>
            <w:szCs w:val="32"/>
          </w:rPr>
          <w:delText>本团体的党建工作机构（或其授权的行业党委、属地党组织）是</w:delText>
        </w:r>
      </w:del>
      <w:del w:id="1772" w:author="格格 刘" w:date="2024-07-16T16:21:00Z">
        <w:r>
          <w:rPr>
            <w:rFonts w:ascii="Times New Roman" w:hAnsi="Times New Roman" w:eastAsia="仿宋_GB2312"/>
            <w:sz w:val="32"/>
            <w:szCs w:val="32"/>
            <w:u w:val="single"/>
          </w:rPr>
          <w:delText xml:space="preserve">           </w:delText>
        </w:r>
      </w:del>
      <w:del w:id="1773" w:author="格格 刘" w:date="2024-07-16T16:21:00Z">
        <w:r>
          <w:rPr>
            <w:rFonts w:ascii="Times New Roman" w:hAnsi="Times New Roman" w:eastAsia="方正仿宋_GBK"/>
            <w:sz w:val="32"/>
            <w:szCs w:val="32"/>
          </w:rPr>
          <w:delText>。</w:delText>
        </w:r>
      </w:del>
      <w:del w:id="1774" w:author="格格 刘" w:date="2024-07-16T16:21:00Z">
        <w:r>
          <w:rPr>
            <w:rFonts w:ascii="Times New Roman" w:hAnsi="Times New Roman" w:eastAsia="仿宋_GB2312"/>
            <w:sz w:val="32"/>
            <w:szCs w:val="32"/>
          </w:rPr>
          <w:delText>【</w:delText>
        </w:r>
      </w:del>
      <w:del w:id="1775" w:author="格格 刘" w:date="2024-07-16T16:21:00Z">
        <w:r>
          <w:rPr>
            <w:rFonts w:ascii="Times New Roman" w:hAnsi="Times New Roman" w:eastAsia="方正楷体_GBK"/>
            <w:sz w:val="32"/>
            <w:szCs w:val="32"/>
          </w:rPr>
          <w:delText>全称；适用于已脱钩和直接登记的社会团体。</w:delText>
        </w:r>
      </w:del>
      <w:del w:id="1776" w:author="格格 刘" w:date="2024-07-16T16:21:00Z">
        <w:r>
          <w:rPr>
            <w:rFonts w:ascii="Times New Roman" w:hAnsi="Times New Roman" w:eastAsia="仿宋_GB2312"/>
            <w:sz w:val="32"/>
            <w:szCs w:val="32"/>
          </w:rPr>
          <w:delText>】</w:delText>
        </w:r>
      </w:del>
    </w:p>
    <w:p w14:paraId="77C57880">
      <w:pPr>
        <w:overflowPunct/>
        <w:adjustRightInd/>
        <w:snapToGrid/>
        <w:spacing w:line="480" w:lineRule="exact"/>
        <w:ind w:firstLine="640" w:firstLineChars="200"/>
        <w:jc w:val="left"/>
        <w:rPr>
          <w:del w:id="1778" w:author="格格 刘" w:date="2024-07-16T16:21:00Z"/>
          <w:rFonts w:ascii="Times New Roman" w:hAnsi="Times New Roman" w:eastAsia="方正仿宋_GBK"/>
          <w:sz w:val="32"/>
          <w:szCs w:val="32"/>
        </w:rPr>
        <w:pPrChange w:id="1777" w:author="彭姐江苏协会五月无锡展十月南京" w:date="2024-07-18T11:34:32Z">
          <w:pPr>
            <w:overflowPunct w:val="0"/>
            <w:adjustRightInd w:val="0"/>
            <w:snapToGrid w:val="0"/>
            <w:spacing w:line="600" w:lineRule="exact"/>
            <w:ind w:firstLine="640" w:firstLineChars="200"/>
          </w:pPr>
        </w:pPrChange>
      </w:pPr>
      <w:del w:id="1779" w:author="格格 刘" w:date="2024-07-16T16:21:00Z">
        <w:r>
          <w:rPr>
            <w:rFonts w:ascii="Times New Roman" w:hAnsi="Times New Roman" w:eastAsia="方正仿宋_GBK"/>
            <w:sz w:val="32"/>
            <w:szCs w:val="32"/>
          </w:rPr>
          <w:delText>本团体接受登记管理机关、业务主管单位、行业管理部门和其他相关部门的业务指导和监督管理。</w:delText>
        </w:r>
      </w:del>
      <w:del w:id="1780" w:author="格格 刘" w:date="2024-07-16T16:21:00Z">
        <w:r>
          <w:rPr>
            <w:rFonts w:ascii="Times New Roman" w:hAnsi="Times New Roman" w:eastAsia="仿宋_GB2312"/>
            <w:sz w:val="32"/>
            <w:szCs w:val="32"/>
          </w:rPr>
          <w:delText>【</w:delText>
        </w:r>
      </w:del>
      <w:del w:id="1781" w:author="格格 刘" w:date="2024-07-16T16:21:00Z">
        <w:r>
          <w:rPr>
            <w:rFonts w:ascii="Times New Roman" w:hAnsi="Times New Roman" w:eastAsia="方正楷体_GBK"/>
            <w:sz w:val="32"/>
            <w:szCs w:val="32"/>
          </w:rPr>
          <w:delText>已脱钩和直接登记的社会团体，在此条中删除“业务主管单位”。</w:delText>
        </w:r>
      </w:del>
      <w:del w:id="1782" w:author="格格 刘" w:date="2024-07-16T16:21:00Z">
        <w:r>
          <w:rPr>
            <w:rFonts w:ascii="Times New Roman" w:hAnsi="Times New Roman" w:eastAsia="仿宋_GB2312"/>
            <w:sz w:val="32"/>
            <w:szCs w:val="32"/>
          </w:rPr>
          <w:delText>】</w:delText>
        </w:r>
      </w:del>
    </w:p>
    <w:p w14:paraId="4625F934">
      <w:pPr>
        <w:overflowPunct/>
        <w:adjustRightInd/>
        <w:snapToGrid/>
        <w:spacing w:line="480" w:lineRule="exact"/>
        <w:ind w:firstLine="640" w:firstLineChars="200"/>
        <w:jc w:val="left"/>
        <w:rPr>
          <w:del w:id="1784" w:author="格格 刘" w:date="2024-07-16T16:21:00Z"/>
          <w:rFonts w:ascii="Times New Roman" w:hAnsi="Times New Roman" w:eastAsia="仿宋_GB2312"/>
          <w:sz w:val="32"/>
          <w:szCs w:val="32"/>
        </w:rPr>
        <w:pPrChange w:id="1783" w:author="彭姐江苏协会五月无锡展十月南京" w:date="2024-07-18T11:34:32Z">
          <w:pPr>
            <w:overflowPunct w:val="0"/>
            <w:adjustRightInd w:val="0"/>
            <w:snapToGrid w:val="0"/>
            <w:spacing w:line="600" w:lineRule="exact"/>
            <w:ind w:firstLine="640" w:firstLineChars="200"/>
          </w:pPr>
        </w:pPrChange>
      </w:pPr>
      <w:del w:id="1785" w:author="格格 刘" w:date="2024-07-16T16:21:00Z">
        <w:r>
          <w:rPr>
            <w:rFonts w:ascii="Times New Roman" w:hAnsi="Times New Roman" w:eastAsia="黑体"/>
            <w:sz w:val="32"/>
            <w:szCs w:val="32"/>
          </w:rPr>
          <w:delText>第六条</w:delText>
        </w:r>
      </w:del>
      <w:del w:id="1786" w:author="格格 刘" w:date="2024-07-16T16:21:00Z">
        <w:r>
          <w:rPr>
            <w:rFonts w:ascii="Times New Roman" w:hAnsi="Times New Roman" w:eastAsia="仿宋_GB2312"/>
            <w:sz w:val="32"/>
            <w:szCs w:val="32"/>
          </w:rPr>
          <w:delText xml:space="preserve">  </w:delText>
        </w:r>
      </w:del>
      <w:del w:id="1787" w:author="格格 刘" w:date="2024-07-16T16:21:00Z">
        <w:r>
          <w:rPr>
            <w:rFonts w:ascii="Times New Roman" w:hAnsi="Times New Roman" w:eastAsia="方正仿宋_GBK"/>
            <w:sz w:val="32"/>
            <w:szCs w:val="32"/>
          </w:rPr>
          <w:delText>本团体可以根据工作需要设立分支机构、代表机构。本团体的分支机构、代表机构是本团体的组成部分，不具有法人资格，不得另行制订章程，在本团体授权的范围内发展会员、开展活动，法律责任由本团体承担。</w:delText>
        </w:r>
      </w:del>
    </w:p>
    <w:p w14:paraId="013AD778">
      <w:pPr>
        <w:overflowPunct/>
        <w:adjustRightInd/>
        <w:snapToGrid/>
        <w:spacing w:line="480" w:lineRule="exact"/>
        <w:ind w:firstLine="640" w:firstLineChars="200"/>
        <w:jc w:val="left"/>
        <w:rPr>
          <w:del w:id="1789" w:author="格格 刘" w:date="2024-07-16T16:21:00Z"/>
          <w:rFonts w:ascii="Times New Roman" w:hAnsi="Times New Roman" w:eastAsia="仿宋_GB2312"/>
          <w:kern w:val="0"/>
          <w:sz w:val="32"/>
          <w:szCs w:val="32"/>
        </w:rPr>
        <w:pPrChange w:id="1788" w:author="彭姐江苏协会五月无锡展十月南京" w:date="2024-07-18T11:34:32Z">
          <w:pPr>
            <w:overflowPunct w:val="0"/>
            <w:adjustRightInd w:val="0"/>
            <w:snapToGrid w:val="0"/>
            <w:spacing w:line="600" w:lineRule="exact"/>
            <w:ind w:firstLine="640" w:firstLineChars="200"/>
          </w:pPr>
        </w:pPrChange>
      </w:pPr>
      <w:del w:id="1790" w:author="格格 刘" w:date="2024-07-16T16:21:00Z">
        <w:r>
          <w:rPr>
            <w:rFonts w:ascii="Times New Roman" w:hAnsi="Times New Roman" w:eastAsia="黑体"/>
            <w:kern w:val="0"/>
            <w:sz w:val="32"/>
            <w:szCs w:val="32"/>
          </w:rPr>
          <w:delText>第七条</w:delText>
        </w:r>
      </w:del>
      <w:del w:id="1791" w:author="格格 刘" w:date="2024-07-16T16:21:00Z">
        <w:r>
          <w:rPr>
            <w:rFonts w:ascii="Times New Roman" w:hAnsi="Times New Roman" w:eastAsia="仿宋_GB2312"/>
            <w:kern w:val="0"/>
            <w:sz w:val="32"/>
            <w:szCs w:val="32"/>
          </w:rPr>
          <w:delText xml:space="preserve">  </w:delText>
        </w:r>
      </w:del>
      <w:del w:id="1792" w:author="格格 刘" w:date="2024-07-16T16:21:00Z">
        <w:r>
          <w:rPr>
            <w:rFonts w:ascii="Times New Roman" w:hAnsi="Times New Roman" w:eastAsia="方正仿宋_GBK"/>
            <w:sz w:val="32"/>
            <w:szCs w:val="32"/>
          </w:rPr>
          <w:delText>本团体的住所设在</w:delText>
        </w:r>
      </w:del>
      <w:del w:id="1793" w:author="格格 刘" w:date="2024-07-16T16:21:00Z">
        <w:r>
          <w:rPr>
            <w:rFonts w:ascii="Times New Roman" w:hAnsi="Times New Roman" w:eastAsia="仿宋_GB2312"/>
            <w:kern w:val="0"/>
            <w:sz w:val="32"/>
            <w:szCs w:val="32"/>
            <w:u w:val="single"/>
          </w:rPr>
          <w:delText xml:space="preserve">                   </w:delText>
        </w:r>
      </w:del>
      <w:del w:id="1794" w:author="格格 刘" w:date="2024-07-16T16:21:00Z">
        <w:r>
          <w:rPr>
            <w:rFonts w:ascii="Times New Roman" w:hAnsi="Times New Roman" w:eastAsia="方正仿宋_GBK"/>
            <w:sz w:val="32"/>
            <w:szCs w:val="32"/>
          </w:rPr>
          <w:delText>。</w:delText>
        </w:r>
      </w:del>
      <w:del w:id="1795" w:author="格格 刘" w:date="2024-07-16T16:21:00Z">
        <w:r>
          <w:rPr>
            <w:rFonts w:ascii="Times New Roman" w:hAnsi="Times New Roman" w:eastAsia="楷体_GB2312"/>
            <w:sz w:val="32"/>
            <w:szCs w:val="32"/>
          </w:rPr>
          <w:delText>【</w:delText>
        </w:r>
      </w:del>
      <w:del w:id="1796" w:author="格格 刘" w:date="2024-07-16T16:21:00Z">
        <w:r>
          <w:rPr>
            <w:rFonts w:ascii="Times New Roman" w:hAnsi="Times New Roman" w:eastAsia="方正楷体_GBK"/>
            <w:sz w:val="32"/>
            <w:szCs w:val="32"/>
          </w:rPr>
          <w:delText>省级登记的社会团体应载明江苏省XX设区市；设区市登记的社会团体应载明XX设区市XX县（市、区）；县（市、区）登记的社会团体应载明XX设区市XX县（市、区）XX乡镇（街道）。</w:delText>
        </w:r>
      </w:del>
      <w:del w:id="1797" w:author="格格 刘" w:date="2024-07-16T16:21:00Z">
        <w:r>
          <w:rPr>
            <w:rFonts w:ascii="Times New Roman" w:hAnsi="Times New Roman" w:eastAsia="楷体_GB2312"/>
            <w:sz w:val="32"/>
            <w:szCs w:val="32"/>
          </w:rPr>
          <w:delText>】</w:delText>
        </w:r>
      </w:del>
    </w:p>
    <w:p w14:paraId="6EFFABE5">
      <w:pPr>
        <w:overflowPunct/>
        <w:adjustRightInd/>
        <w:snapToGrid/>
        <w:spacing w:line="480" w:lineRule="exact"/>
        <w:ind w:firstLine="640" w:firstLineChars="200"/>
        <w:jc w:val="left"/>
        <w:rPr>
          <w:del w:id="1799" w:author="格格 刘" w:date="2024-07-16T16:21:00Z"/>
          <w:rFonts w:ascii="Times New Roman" w:hAnsi="Times New Roman" w:eastAsia="方正黑体_GBK"/>
          <w:sz w:val="32"/>
          <w:szCs w:val="32"/>
        </w:rPr>
        <w:pPrChange w:id="1798" w:author="彭姐江苏协会五月无锡展十月南京" w:date="2024-07-18T11:34:32Z">
          <w:pPr>
            <w:overflowPunct w:val="0"/>
            <w:adjustRightInd w:val="0"/>
            <w:snapToGrid w:val="0"/>
            <w:spacing w:line="600" w:lineRule="exact"/>
            <w:ind w:firstLine="640" w:firstLineChars="200"/>
            <w:jc w:val="center"/>
          </w:pPr>
        </w:pPrChange>
      </w:pPr>
    </w:p>
    <w:p w14:paraId="67532764">
      <w:pPr>
        <w:overflowPunct/>
        <w:adjustRightInd/>
        <w:snapToGrid/>
        <w:spacing w:after="0" w:afterLines="-2147483648" w:line="480" w:lineRule="exact"/>
        <w:ind w:firstLine="640" w:firstLineChars="200"/>
        <w:jc w:val="left"/>
        <w:rPr>
          <w:del w:id="1801" w:author="格格 刘" w:date="2024-07-16T16:21:00Z"/>
          <w:rFonts w:ascii="Times New Roman" w:hAnsi="Times New Roman" w:eastAsia="方正黑体_GBK"/>
          <w:sz w:val="32"/>
          <w:szCs w:val="32"/>
        </w:rPr>
        <w:pPrChange w:id="1800" w:author="彭姐江苏协会五月无锡展十月南京" w:date="2024-07-18T11:34:32Z">
          <w:pPr>
            <w:overflowPunct w:val="0"/>
            <w:adjustRightInd w:val="0"/>
            <w:snapToGrid w:val="0"/>
            <w:spacing w:after="156" w:afterLines="50" w:line="600" w:lineRule="exact"/>
            <w:jc w:val="center"/>
          </w:pPr>
        </w:pPrChange>
      </w:pPr>
      <w:del w:id="1802" w:author="格格 刘" w:date="2024-07-16T16:21:00Z">
        <w:r>
          <w:rPr>
            <w:rFonts w:ascii="Times New Roman" w:hAnsi="Times New Roman" w:eastAsia="方正黑体_GBK"/>
            <w:sz w:val="32"/>
            <w:szCs w:val="32"/>
          </w:rPr>
          <w:delText>第二章  业务范围</w:delText>
        </w:r>
      </w:del>
    </w:p>
    <w:p w14:paraId="41F5843F">
      <w:pPr>
        <w:overflowPunct/>
        <w:adjustRightInd/>
        <w:snapToGrid/>
        <w:spacing w:line="480" w:lineRule="exact"/>
        <w:ind w:firstLine="640" w:firstLineChars="200"/>
        <w:jc w:val="left"/>
        <w:rPr>
          <w:del w:id="1804" w:author="格格 刘" w:date="2024-07-16T16:21:00Z"/>
          <w:rFonts w:ascii="Times New Roman" w:hAnsi="Times New Roman" w:eastAsia="仿宋_GB2312"/>
          <w:sz w:val="32"/>
          <w:szCs w:val="32"/>
        </w:rPr>
        <w:pPrChange w:id="1803" w:author="彭姐江苏协会五月无锡展十月南京" w:date="2024-07-18T11:34:32Z">
          <w:pPr>
            <w:overflowPunct w:val="0"/>
            <w:adjustRightInd w:val="0"/>
            <w:snapToGrid w:val="0"/>
            <w:spacing w:line="600" w:lineRule="exact"/>
            <w:ind w:firstLine="640" w:firstLineChars="200"/>
          </w:pPr>
        </w:pPrChange>
      </w:pPr>
      <w:del w:id="1805" w:author="格格 刘" w:date="2024-07-16T16:21:00Z">
        <w:r>
          <w:rPr>
            <w:rFonts w:ascii="Times New Roman" w:hAnsi="Times New Roman" w:eastAsia="黑体"/>
            <w:sz w:val="32"/>
            <w:szCs w:val="32"/>
          </w:rPr>
          <w:delText>第八条</w:delText>
        </w:r>
      </w:del>
      <w:del w:id="1806" w:author="格格 刘" w:date="2024-07-16T16:21:00Z">
        <w:r>
          <w:rPr>
            <w:rFonts w:ascii="Times New Roman" w:hAnsi="Times New Roman" w:eastAsia="仿宋_GB2312"/>
            <w:sz w:val="32"/>
            <w:szCs w:val="32"/>
          </w:rPr>
          <w:delText xml:space="preserve">  </w:delText>
        </w:r>
      </w:del>
      <w:del w:id="1807" w:author="格格 刘" w:date="2024-07-16T16:21:00Z">
        <w:r>
          <w:rPr>
            <w:rFonts w:ascii="Times New Roman" w:hAnsi="Times New Roman" w:eastAsia="方正仿宋_GBK"/>
            <w:sz w:val="32"/>
            <w:szCs w:val="32"/>
          </w:rPr>
          <w:delText>本团体的业务范围：</w:delText>
        </w:r>
      </w:del>
    </w:p>
    <w:p w14:paraId="29BA6C5D">
      <w:pPr>
        <w:overflowPunct/>
        <w:adjustRightInd/>
        <w:snapToGrid/>
        <w:spacing w:line="480" w:lineRule="exact"/>
        <w:ind w:firstLine="640" w:firstLineChars="200"/>
        <w:jc w:val="left"/>
        <w:rPr>
          <w:del w:id="1809" w:author="格格 刘" w:date="2024-07-16T16:21:00Z"/>
          <w:rFonts w:ascii="Times New Roman" w:hAnsi="Times New Roman" w:eastAsia="仿宋_GB2312"/>
          <w:sz w:val="32"/>
          <w:szCs w:val="32"/>
          <w:u w:val="single"/>
        </w:rPr>
        <w:pPrChange w:id="1808" w:author="彭姐江苏协会五月无锡展十月南京" w:date="2024-07-18T11:34:32Z">
          <w:pPr>
            <w:overflowPunct w:val="0"/>
            <w:adjustRightInd w:val="0"/>
            <w:snapToGrid w:val="0"/>
            <w:spacing w:line="600" w:lineRule="exact"/>
            <w:ind w:firstLine="640" w:firstLineChars="200"/>
          </w:pPr>
        </w:pPrChange>
      </w:pPr>
      <w:del w:id="1810" w:author="格格 刘" w:date="2024-07-16T16:21:00Z">
        <w:r>
          <w:rPr>
            <w:rFonts w:ascii="Times New Roman" w:hAnsi="Times New Roman" w:eastAsia="方正仿宋_GBK"/>
            <w:sz w:val="32"/>
            <w:szCs w:val="32"/>
          </w:rPr>
          <w:delText>（一）</w:delText>
        </w:r>
      </w:del>
      <w:del w:id="1811" w:author="格格 刘" w:date="2024-07-16T16:21:00Z">
        <w:r>
          <w:rPr>
            <w:rFonts w:ascii="Times New Roman" w:hAnsi="Times New Roman" w:eastAsia="仿宋_GB2312"/>
            <w:sz w:val="32"/>
            <w:szCs w:val="32"/>
            <w:u w:val="single"/>
          </w:rPr>
          <w:delText xml:space="preserve">                  </w:delText>
        </w:r>
      </w:del>
      <w:del w:id="1812" w:author="格格 刘" w:date="2024-07-16T16:21:00Z">
        <w:r>
          <w:rPr>
            <w:rFonts w:ascii="Times New Roman" w:hAnsi="Times New Roman" w:eastAsia="方正仿宋_GBK"/>
            <w:sz w:val="32"/>
            <w:szCs w:val="32"/>
          </w:rPr>
          <w:delText>；</w:delText>
        </w:r>
      </w:del>
    </w:p>
    <w:p w14:paraId="644C51AE">
      <w:pPr>
        <w:overflowPunct/>
        <w:adjustRightInd/>
        <w:snapToGrid/>
        <w:spacing w:line="480" w:lineRule="exact"/>
        <w:ind w:firstLine="640" w:firstLineChars="200"/>
        <w:jc w:val="left"/>
        <w:rPr>
          <w:del w:id="1814" w:author="格格 刘" w:date="2024-07-16T16:21:00Z"/>
          <w:rFonts w:ascii="Times New Roman" w:hAnsi="Times New Roman"/>
          <w:sz w:val="32"/>
          <w:szCs w:val="32"/>
        </w:rPr>
        <w:pPrChange w:id="1813" w:author="彭姐江苏协会五月无锡展十月南京" w:date="2024-07-18T11:34:32Z">
          <w:pPr>
            <w:overflowPunct w:val="0"/>
            <w:adjustRightInd w:val="0"/>
            <w:snapToGrid w:val="0"/>
            <w:spacing w:line="600" w:lineRule="exact"/>
            <w:ind w:firstLine="640" w:firstLineChars="200"/>
          </w:pPr>
        </w:pPrChange>
      </w:pPr>
      <w:del w:id="1815" w:author="格格 刘" w:date="2024-07-16T16:21:00Z">
        <w:r>
          <w:rPr>
            <w:rFonts w:ascii="Times New Roman" w:hAnsi="Times New Roman" w:eastAsia="方正仿宋_GBK"/>
            <w:sz w:val="32"/>
            <w:szCs w:val="32"/>
          </w:rPr>
          <w:delText>（…）</w:delText>
        </w:r>
      </w:del>
      <w:del w:id="1816" w:author="格格 刘" w:date="2024-07-16T16:21:00Z">
        <w:r>
          <w:rPr>
            <w:rFonts w:ascii="Times New Roman" w:hAnsi="Times New Roman"/>
            <w:sz w:val="32"/>
            <w:szCs w:val="32"/>
            <w:u w:val="single"/>
          </w:rPr>
          <w:delText xml:space="preserve">                  </w:delText>
        </w:r>
      </w:del>
      <w:del w:id="1817" w:author="格格 刘" w:date="2024-07-16T16:21:00Z">
        <w:r>
          <w:rPr>
            <w:rFonts w:ascii="Times New Roman" w:hAnsi="Times New Roman" w:eastAsia="方正仿宋_GBK"/>
            <w:sz w:val="32"/>
            <w:szCs w:val="32"/>
          </w:rPr>
          <w:delText>；</w:delText>
        </w:r>
      </w:del>
    </w:p>
    <w:p w14:paraId="40E585C9">
      <w:pPr>
        <w:overflowPunct/>
        <w:adjustRightInd/>
        <w:snapToGrid/>
        <w:spacing w:line="480" w:lineRule="exact"/>
        <w:ind w:firstLine="640" w:firstLineChars="200"/>
        <w:jc w:val="left"/>
        <w:rPr>
          <w:del w:id="1819" w:author="格格 刘" w:date="2024-07-16T16:21:00Z"/>
          <w:rFonts w:ascii="Times New Roman" w:hAnsi="Times New Roman" w:eastAsia="仿宋_GB2312"/>
          <w:sz w:val="32"/>
          <w:szCs w:val="32"/>
        </w:rPr>
        <w:pPrChange w:id="1818" w:author="彭姐江苏协会五月无锡展十月南京" w:date="2024-07-18T11:34:32Z">
          <w:pPr>
            <w:overflowPunct w:val="0"/>
            <w:adjustRightInd w:val="0"/>
            <w:snapToGrid w:val="0"/>
            <w:spacing w:line="600" w:lineRule="exact"/>
            <w:ind w:firstLine="640" w:firstLineChars="200"/>
          </w:pPr>
        </w:pPrChange>
      </w:pPr>
      <w:del w:id="1820" w:author="格格 刘" w:date="2024-07-16T16:21:00Z">
        <w:r>
          <w:rPr>
            <w:rFonts w:ascii="Times New Roman" w:hAnsi="Times New Roman" w:eastAsia="方正仿宋_GBK"/>
            <w:sz w:val="32"/>
            <w:szCs w:val="32"/>
          </w:rPr>
          <w:delText>（…）</w:delText>
        </w:r>
      </w:del>
      <w:del w:id="1821" w:author="格格 刘" w:date="2024-07-16T16:21:00Z">
        <w:r>
          <w:rPr>
            <w:rFonts w:ascii="Times New Roman" w:hAnsi="Times New Roman"/>
            <w:sz w:val="32"/>
            <w:szCs w:val="32"/>
            <w:u w:val="single"/>
          </w:rPr>
          <w:delText xml:space="preserve">                  </w:delText>
        </w:r>
      </w:del>
      <w:del w:id="1822" w:author="格格 刘" w:date="2024-07-16T16:21:00Z">
        <w:r>
          <w:rPr>
            <w:rFonts w:ascii="Times New Roman" w:hAnsi="Times New Roman" w:eastAsia="方正仿宋_GBK"/>
            <w:sz w:val="32"/>
            <w:szCs w:val="32"/>
          </w:rPr>
          <w:delText>。</w:delText>
        </w:r>
      </w:del>
    </w:p>
    <w:p w14:paraId="03E09C18">
      <w:pPr>
        <w:overflowPunct/>
        <w:adjustRightInd/>
        <w:snapToGrid/>
        <w:spacing w:line="480" w:lineRule="exact"/>
        <w:ind w:firstLine="640" w:firstLineChars="200"/>
        <w:jc w:val="left"/>
        <w:rPr>
          <w:del w:id="1824" w:author="格格 刘" w:date="2024-07-16T16:21:00Z"/>
          <w:rFonts w:ascii="Times New Roman" w:hAnsi="Times New Roman" w:eastAsia="仿宋_GB2312"/>
          <w:sz w:val="32"/>
          <w:szCs w:val="32"/>
        </w:rPr>
        <w:pPrChange w:id="1823" w:author="彭姐江苏协会五月无锡展十月南京" w:date="2024-07-18T11:34:32Z">
          <w:pPr>
            <w:overflowPunct w:val="0"/>
            <w:adjustRightInd w:val="0"/>
            <w:snapToGrid w:val="0"/>
            <w:spacing w:line="600" w:lineRule="exact"/>
            <w:ind w:firstLine="640" w:firstLineChars="200"/>
          </w:pPr>
        </w:pPrChange>
      </w:pPr>
      <w:del w:id="1825" w:author="格格 刘" w:date="2024-07-16T16:21:00Z">
        <w:r>
          <w:rPr>
            <w:rFonts w:ascii="Times New Roman" w:hAnsi="Times New Roman" w:eastAsia="仿宋_GB2312"/>
            <w:sz w:val="32"/>
            <w:szCs w:val="32"/>
          </w:rPr>
          <w:delText>【</w:delText>
        </w:r>
      </w:del>
      <w:del w:id="1826" w:author="格格 刘" w:date="2024-07-16T16:21:00Z">
        <w:r>
          <w:rPr>
            <w:rFonts w:ascii="Times New Roman" w:hAnsi="Times New Roman" w:eastAsia="方正楷体_GBK"/>
            <w:sz w:val="32"/>
            <w:szCs w:val="32"/>
          </w:rPr>
          <w:delText>业务范围是为实现其宗旨而开展的具体事务，内容必须具体、明确，符合社会团体的性质和特点。法律法规规章明确规定须经有关部门批准方可开展的活动，应当依法依规经过批准。</w:delText>
        </w:r>
      </w:del>
      <w:del w:id="1827" w:author="格格 刘" w:date="2024-07-16T16:21:00Z">
        <w:r>
          <w:rPr>
            <w:rFonts w:ascii="Times New Roman" w:hAnsi="Times New Roman" w:eastAsia="仿宋_GB2312"/>
            <w:sz w:val="32"/>
            <w:szCs w:val="32"/>
          </w:rPr>
          <w:delText xml:space="preserve">】 </w:delText>
        </w:r>
      </w:del>
    </w:p>
    <w:p w14:paraId="7369FF1F">
      <w:pPr>
        <w:overflowPunct/>
        <w:adjustRightInd/>
        <w:snapToGrid/>
        <w:spacing w:line="480" w:lineRule="exact"/>
        <w:ind w:firstLine="640" w:firstLineChars="200"/>
        <w:jc w:val="left"/>
        <w:rPr>
          <w:del w:id="1829" w:author="格格 刘" w:date="2024-07-16T16:21:00Z"/>
          <w:rFonts w:ascii="Times New Roman" w:hAnsi="Times New Roman" w:eastAsia="方正黑体_GBK"/>
          <w:sz w:val="32"/>
          <w:szCs w:val="32"/>
        </w:rPr>
        <w:pPrChange w:id="1828" w:author="彭姐江苏协会五月无锡展十月南京" w:date="2024-07-18T11:34:32Z">
          <w:pPr>
            <w:overflowPunct w:val="0"/>
            <w:adjustRightInd w:val="0"/>
            <w:snapToGrid w:val="0"/>
            <w:spacing w:line="600" w:lineRule="exact"/>
            <w:ind w:firstLine="640" w:firstLineChars="200"/>
            <w:jc w:val="center"/>
          </w:pPr>
        </w:pPrChange>
      </w:pPr>
    </w:p>
    <w:p w14:paraId="4BE63150">
      <w:pPr>
        <w:overflowPunct/>
        <w:adjustRightInd/>
        <w:snapToGrid/>
        <w:spacing w:after="0" w:afterLines="-2147483648" w:line="480" w:lineRule="exact"/>
        <w:ind w:firstLine="640" w:firstLineChars="200"/>
        <w:jc w:val="left"/>
        <w:rPr>
          <w:del w:id="1831" w:author="格格 刘" w:date="2024-07-16T16:21:00Z"/>
          <w:rFonts w:ascii="Times New Roman" w:hAnsi="Times New Roman" w:eastAsia="方正黑体_GBK"/>
          <w:sz w:val="32"/>
          <w:szCs w:val="32"/>
        </w:rPr>
        <w:pPrChange w:id="1830" w:author="彭姐江苏协会五月无锡展十月南京" w:date="2024-07-18T11:34:32Z">
          <w:pPr>
            <w:overflowPunct w:val="0"/>
            <w:adjustRightInd w:val="0"/>
            <w:snapToGrid w:val="0"/>
            <w:spacing w:after="156" w:afterLines="50" w:line="600" w:lineRule="exact"/>
            <w:jc w:val="center"/>
          </w:pPr>
        </w:pPrChange>
      </w:pPr>
      <w:del w:id="1832" w:author="格格 刘" w:date="2024-07-16T16:21:00Z">
        <w:r>
          <w:rPr>
            <w:rFonts w:ascii="Times New Roman" w:hAnsi="Times New Roman" w:eastAsia="方正黑体_GBK"/>
            <w:sz w:val="32"/>
            <w:szCs w:val="32"/>
          </w:rPr>
          <w:delText>第三章  会  员</w:delText>
        </w:r>
      </w:del>
    </w:p>
    <w:p w14:paraId="2AFFB72D">
      <w:pPr>
        <w:overflowPunct/>
        <w:adjustRightInd/>
        <w:snapToGrid/>
        <w:spacing w:line="480" w:lineRule="exact"/>
        <w:ind w:firstLine="640" w:firstLineChars="200"/>
        <w:jc w:val="left"/>
        <w:rPr>
          <w:del w:id="1834" w:author="格格 刘" w:date="2024-07-16T16:21:00Z"/>
          <w:rFonts w:ascii="Times New Roman" w:hAnsi="Times New Roman" w:eastAsia="仿宋_GB2312"/>
          <w:sz w:val="32"/>
          <w:szCs w:val="32"/>
        </w:rPr>
        <w:pPrChange w:id="1833" w:author="彭姐江苏协会五月无锡展十月南京" w:date="2024-07-18T11:34:32Z">
          <w:pPr>
            <w:overflowPunct w:val="0"/>
            <w:adjustRightInd w:val="0"/>
            <w:snapToGrid w:val="0"/>
            <w:spacing w:line="600" w:lineRule="exact"/>
            <w:ind w:firstLine="640" w:firstLineChars="200"/>
          </w:pPr>
        </w:pPrChange>
      </w:pPr>
      <w:del w:id="1835" w:author="格格 刘" w:date="2024-07-16T16:21:00Z">
        <w:r>
          <w:rPr>
            <w:rFonts w:ascii="Times New Roman" w:hAnsi="Times New Roman" w:eastAsia="黑体"/>
            <w:sz w:val="32"/>
            <w:szCs w:val="32"/>
          </w:rPr>
          <w:delText>第九条</w:delText>
        </w:r>
      </w:del>
      <w:del w:id="1836" w:author="格格 刘" w:date="2024-07-16T16:21:00Z">
        <w:r>
          <w:rPr>
            <w:rFonts w:ascii="Times New Roman" w:hAnsi="Times New Roman" w:eastAsia="仿宋_GB2312"/>
            <w:sz w:val="32"/>
            <w:szCs w:val="32"/>
          </w:rPr>
          <w:delText xml:space="preserve">  </w:delText>
        </w:r>
      </w:del>
      <w:del w:id="1837" w:author="格格 刘" w:date="2024-07-16T16:21:00Z">
        <w:r>
          <w:rPr>
            <w:rFonts w:ascii="Times New Roman" w:hAnsi="Times New Roman" w:eastAsia="方正仿宋_GBK"/>
            <w:sz w:val="32"/>
            <w:szCs w:val="32"/>
          </w:rPr>
          <w:delText>本团体的会员为</w:delText>
        </w:r>
      </w:del>
      <w:del w:id="1838" w:author="格格 刘" w:date="2024-07-16T16:21:00Z">
        <w:r>
          <w:rPr>
            <w:rFonts w:ascii="Times New Roman" w:hAnsi="Times New Roman" w:eastAsia="仿宋_GB2312"/>
            <w:sz w:val="32"/>
            <w:szCs w:val="32"/>
            <w:u w:val="single"/>
          </w:rPr>
          <w:delText xml:space="preserve">         </w:delText>
        </w:r>
      </w:del>
      <w:del w:id="1839" w:author="格格 刘" w:date="2024-07-16T16:21:00Z">
        <w:r>
          <w:rPr>
            <w:rFonts w:ascii="Times New Roman" w:hAnsi="Times New Roman" w:eastAsia="方正仿宋_GBK"/>
            <w:sz w:val="32"/>
            <w:szCs w:val="32"/>
          </w:rPr>
          <w:delText>（个人会员；单位会员；个人会员和单位会员）</w:delText>
        </w:r>
      </w:del>
      <w:del w:id="1840" w:author="格格 刘" w:date="2024-07-16T16:21:00Z">
        <w:r>
          <w:rPr>
            <w:rFonts w:ascii="Times New Roman" w:hAnsi="Times New Roman" w:eastAsia="仿宋_GB2312"/>
            <w:sz w:val="32"/>
            <w:szCs w:val="32"/>
          </w:rPr>
          <w:delText>【</w:delText>
        </w:r>
      </w:del>
      <w:del w:id="1841" w:author="格格 刘" w:date="2024-07-16T16:21:00Z">
        <w:r>
          <w:rPr>
            <w:rFonts w:ascii="Times New Roman" w:hAnsi="Times New Roman" w:eastAsia="方正楷体_GBK"/>
            <w:sz w:val="32"/>
            <w:szCs w:val="32"/>
          </w:rPr>
          <w:delText>行业性社会团体吸收个人会员加入的，个人会员比例不得超过会员总数的10%；学术性社会团体吸收单位会员加入的，单位会员比例不得超过会员总数的10%。</w:delText>
        </w:r>
      </w:del>
      <w:del w:id="1842" w:author="格格 刘" w:date="2024-07-16T16:21:00Z">
        <w:r>
          <w:rPr>
            <w:rFonts w:ascii="Times New Roman" w:hAnsi="Times New Roman" w:eastAsia="仿宋_GB2312"/>
            <w:sz w:val="32"/>
            <w:szCs w:val="32"/>
          </w:rPr>
          <w:delText>】</w:delText>
        </w:r>
      </w:del>
    </w:p>
    <w:p w14:paraId="105E886C">
      <w:pPr>
        <w:overflowPunct/>
        <w:adjustRightInd/>
        <w:snapToGrid/>
        <w:spacing w:line="480" w:lineRule="exact"/>
        <w:ind w:firstLine="640" w:firstLineChars="200"/>
        <w:jc w:val="left"/>
        <w:rPr>
          <w:del w:id="1844" w:author="格格 刘" w:date="2024-07-16T16:21:00Z"/>
          <w:rFonts w:ascii="Times New Roman" w:hAnsi="Times New Roman" w:eastAsia="方正仿宋_GBK"/>
          <w:sz w:val="32"/>
          <w:szCs w:val="32"/>
        </w:rPr>
        <w:pPrChange w:id="1843" w:author="彭姐江苏协会五月无锡展十月南京" w:date="2024-07-18T11:34:32Z">
          <w:pPr>
            <w:overflowPunct w:val="0"/>
            <w:adjustRightInd w:val="0"/>
            <w:snapToGrid w:val="0"/>
            <w:spacing w:line="600" w:lineRule="exact"/>
            <w:ind w:firstLine="640" w:firstLineChars="200"/>
          </w:pPr>
        </w:pPrChange>
      </w:pPr>
      <w:del w:id="1845" w:author="格格 刘" w:date="2024-07-16T16:21:00Z">
        <w:r>
          <w:rPr>
            <w:rFonts w:ascii="Times New Roman" w:hAnsi="Times New Roman" w:eastAsia="黑体"/>
            <w:sz w:val="32"/>
            <w:szCs w:val="32"/>
          </w:rPr>
          <w:delText>第十条</w:delText>
        </w:r>
      </w:del>
      <w:del w:id="1846" w:author="格格 刘" w:date="2024-07-16T16:21:00Z">
        <w:r>
          <w:rPr>
            <w:rFonts w:ascii="Times New Roman" w:hAnsi="Times New Roman" w:eastAsia="仿宋_GB2312"/>
            <w:sz w:val="32"/>
            <w:szCs w:val="32"/>
          </w:rPr>
          <w:delText xml:space="preserve">  本</w:delText>
        </w:r>
      </w:del>
      <w:del w:id="1847" w:author="格格 刘" w:date="2024-07-16T16:21:00Z">
        <w:r>
          <w:rPr>
            <w:rFonts w:ascii="Times New Roman" w:hAnsi="Times New Roman" w:eastAsia="方正仿宋_GBK"/>
            <w:sz w:val="32"/>
            <w:szCs w:val="32"/>
          </w:rPr>
          <w:delText>团体不强制或者变相强制公民、法人或者其他组织入会。自愿申请加入本团体的会员，必须具备下列条件：</w:delText>
        </w:r>
      </w:del>
    </w:p>
    <w:p w14:paraId="6A009B37">
      <w:pPr>
        <w:overflowPunct/>
        <w:adjustRightInd/>
        <w:snapToGrid/>
        <w:spacing w:line="480" w:lineRule="exact"/>
        <w:ind w:firstLine="640" w:firstLineChars="200"/>
        <w:jc w:val="left"/>
        <w:rPr>
          <w:del w:id="1849" w:author="格格 刘" w:date="2024-07-16T16:21:00Z"/>
          <w:rFonts w:ascii="Times New Roman" w:hAnsi="Times New Roman" w:eastAsia="方正仿宋_GBK"/>
          <w:sz w:val="32"/>
          <w:szCs w:val="32"/>
        </w:rPr>
        <w:pPrChange w:id="1848" w:author="彭姐江苏协会五月无锡展十月南京" w:date="2024-07-18T11:34:32Z">
          <w:pPr>
            <w:overflowPunct w:val="0"/>
            <w:adjustRightInd w:val="0"/>
            <w:snapToGrid w:val="0"/>
            <w:spacing w:line="600" w:lineRule="exact"/>
            <w:ind w:firstLine="640" w:firstLineChars="200"/>
          </w:pPr>
        </w:pPrChange>
      </w:pPr>
      <w:del w:id="1850" w:author="格格 刘" w:date="2024-07-16T16:21:00Z">
        <w:r>
          <w:rPr>
            <w:rFonts w:ascii="Times New Roman" w:hAnsi="Times New Roman" w:eastAsia="方正仿宋_GBK"/>
            <w:sz w:val="32"/>
            <w:szCs w:val="32"/>
          </w:rPr>
          <w:delText>（一）拥护本团体的章程；</w:delText>
        </w:r>
      </w:del>
    </w:p>
    <w:p w14:paraId="51D02566">
      <w:pPr>
        <w:overflowPunct/>
        <w:adjustRightInd/>
        <w:snapToGrid/>
        <w:spacing w:line="480" w:lineRule="exact"/>
        <w:ind w:firstLine="640" w:firstLineChars="200"/>
        <w:jc w:val="left"/>
        <w:rPr>
          <w:del w:id="1852" w:author="格格 刘" w:date="2024-07-16T16:21:00Z"/>
          <w:rFonts w:ascii="Times New Roman" w:hAnsi="Times New Roman"/>
          <w:sz w:val="32"/>
          <w:szCs w:val="32"/>
        </w:rPr>
        <w:pPrChange w:id="1851" w:author="彭姐江苏协会五月无锡展十月南京" w:date="2024-07-18T11:34:32Z">
          <w:pPr>
            <w:overflowPunct w:val="0"/>
            <w:adjustRightInd w:val="0"/>
            <w:snapToGrid w:val="0"/>
            <w:spacing w:line="600" w:lineRule="exact"/>
            <w:ind w:firstLine="640" w:firstLineChars="200"/>
          </w:pPr>
        </w:pPrChange>
      </w:pPr>
      <w:del w:id="1853" w:author="格格 刘" w:date="2024-07-16T16:21:00Z">
        <w:r>
          <w:rPr>
            <w:rFonts w:ascii="Times New Roman" w:hAnsi="Times New Roman" w:eastAsia="方正仿宋_GBK"/>
            <w:sz w:val="32"/>
            <w:szCs w:val="32"/>
          </w:rPr>
          <w:delText>（…）</w:delText>
        </w:r>
      </w:del>
      <w:del w:id="1854" w:author="格格 刘" w:date="2024-07-16T16:21:00Z">
        <w:r>
          <w:rPr>
            <w:rFonts w:ascii="Times New Roman" w:hAnsi="Times New Roman"/>
            <w:sz w:val="32"/>
            <w:szCs w:val="32"/>
            <w:u w:val="single"/>
          </w:rPr>
          <w:delText xml:space="preserve">                </w:delText>
        </w:r>
      </w:del>
      <w:del w:id="1855" w:author="格格 刘" w:date="2024-07-16T16:21:00Z">
        <w:r>
          <w:rPr>
            <w:rFonts w:ascii="Times New Roman" w:hAnsi="Times New Roman" w:eastAsia="方正仿宋_GBK"/>
            <w:sz w:val="32"/>
            <w:szCs w:val="32"/>
          </w:rPr>
          <w:delText>。</w:delText>
        </w:r>
      </w:del>
    </w:p>
    <w:p w14:paraId="419B138A">
      <w:pPr>
        <w:overflowPunct/>
        <w:adjustRightInd/>
        <w:snapToGrid/>
        <w:spacing w:line="480" w:lineRule="exact"/>
        <w:ind w:firstLine="640" w:firstLineChars="200"/>
        <w:jc w:val="left"/>
        <w:rPr>
          <w:del w:id="1857" w:author="格格 刘" w:date="2024-07-16T16:21:00Z"/>
          <w:rFonts w:ascii="Times New Roman" w:hAnsi="Times New Roman" w:eastAsia="仿宋_GB2312"/>
          <w:sz w:val="32"/>
          <w:szCs w:val="32"/>
        </w:rPr>
        <w:pPrChange w:id="1856" w:author="彭姐江苏协会五月无锡展十月南京" w:date="2024-07-18T11:34:32Z">
          <w:pPr>
            <w:overflowPunct w:val="0"/>
            <w:adjustRightInd w:val="0"/>
            <w:snapToGrid w:val="0"/>
            <w:spacing w:line="600" w:lineRule="exact"/>
            <w:ind w:firstLine="640" w:firstLineChars="200"/>
          </w:pPr>
        </w:pPrChange>
      </w:pPr>
      <w:del w:id="1858" w:author="格格 刘" w:date="2024-07-16T16:21:00Z">
        <w:r>
          <w:rPr>
            <w:rFonts w:ascii="Times New Roman" w:hAnsi="Times New Roman" w:eastAsia="仿宋_GB2312"/>
            <w:sz w:val="32"/>
            <w:szCs w:val="32"/>
          </w:rPr>
          <w:delText>【</w:delText>
        </w:r>
      </w:del>
      <w:del w:id="1859" w:author="格格 刘" w:date="2024-07-16T16:21:00Z">
        <w:r>
          <w:rPr>
            <w:rFonts w:ascii="Times New Roman" w:hAnsi="Times New Roman" w:eastAsia="方正楷体_GBK"/>
            <w:sz w:val="32"/>
            <w:szCs w:val="32"/>
          </w:rPr>
          <w:delText>社会团体应分别明确单位会员和个人会员的具体条件，其从事的专业或业务须与社会团体的业务范围相关。</w:delText>
        </w:r>
      </w:del>
      <w:del w:id="1860" w:author="格格 刘" w:date="2024-07-16T16:21:00Z">
        <w:r>
          <w:rPr>
            <w:rFonts w:ascii="Times New Roman" w:hAnsi="Times New Roman" w:eastAsia="仿宋_GB2312"/>
            <w:sz w:val="32"/>
            <w:szCs w:val="32"/>
          </w:rPr>
          <w:delText xml:space="preserve">】 </w:delText>
        </w:r>
      </w:del>
    </w:p>
    <w:p w14:paraId="17161C6D">
      <w:pPr>
        <w:overflowPunct/>
        <w:adjustRightInd/>
        <w:snapToGrid/>
        <w:spacing w:line="480" w:lineRule="exact"/>
        <w:ind w:firstLine="640" w:firstLineChars="200"/>
        <w:jc w:val="left"/>
        <w:rPr>
          <w:del w:id="1862" w:author="格格 刘" w:date="2024-07-16T16:21:00Z"/>
          <w:rFonts w:ascii="Times New Roman" w:hAnsi="Times New Roman" w:eastAsia="方正仿宋_GBK"/>
          <w:sz w:val="32"/>
          <w:szCs w:val="32"/>
        </w:rPr>
        <w:pPrChange w:id="1861" w:author="彭姐江苏协会五月无锡展十月南京" w:date="2024-07-18T11:34:32Z">
          <w:pPr>
            <w:overflowPunct w:val="0"/>
            <w:adjustRightInd w:val="0"/>
            <w:snapToGrid w:val="0"/>
            <w:spacing w:line="600" w:lineRule="exact"/>
            <w:ind w:firstLine="640" w:firstLineChars="200"/>
          </w:pPr>
        </w:pPrChange>
      </w:pPr>
      <w:del w:id="1863" w:author="格格 刘" w:date="2024-07-16T16:21:00Z">
        <w:r>
          <w:rPr>
            <w:rFonts w:ascii="Times New Roman" w:hAnsi="Times New Roman" w:eastAsia="黑体"/>
            <w:sz w:val="32"/>
            <w:szCs w:val="32"/>
          </w:rPr>
          <w:delText>第十一条</w:delText>
        </w:r>
      </w:del>
      <w:del w:id="1864" w:author="格格 刘" w:date="2024-07-16T16:21:00Z">
        <w:r>
          <w:rPr>
            <w:rFonts w:ascii="Times New Roman" w:hAnsi="Times New Roman" w:eastAsia="仿宋_GB2312"/>
            <w:sz w:val="32"/>
            <w:szCs w:val="32"/>
          </w:rPr>
          <w:delText xml:space="preserve">  </w:delText>
        </w:r>
      </w:del>
      <w:del w:id="1865" w:author="格格 刘" w:date="2024-07-16T16:21:00Z">
        <w:r>
          <w:rPr>
            <w:rFonts w:ascii="Times New Roman" w:hAnsi="Times New Roman" w:eastAsia="方正仿宋_GBK"/>
            <w:sz w:val="32"/>
            <w:szCs w:val="32"/>
          </w:rPr>
          <w:delText>会员入会的程序是：</w:delText>
        </w:r>
      </w:del>
    </w:p>
    <w:p w14:paraId="132BC0F4">
      <w:pPr>
        <w:overflowPunct/>
        <w:adjustRightInd/>
        <w:snapToGrid/>
        <w:spacing w:line="480" w:lineRule="exact"/>
        <w:ind w:firstLine="640" w:firstLineChars="200"/>
        <w:jc w:val="left"/>
        <w:rPr>
          <w:del w:id="1867" w:author="格格 刘" w:date="2024-07-16T16:21:00Z"/>
          <w:rFonts w:ascii="Times New Roman" w:hAnsi="Times New Roman" w:eastAsia="方正仿宋_GBK"/>
          <w:sz w:val="32"/>
          <w:szCs w:val="32"/>
        </w:rPr>
        <w:pPrChange w:id="1866" w:author="彭姐江苏协会五月无锡展十月南京" w:date="2024-07-18T11:34:32Z">
          <w:pPr>
            <w:overflowPunct w:val="0"/>
            <w:adjustRightInd w:val="0"/>
            <w:snapToGrid w:val="0"/>
            <w:spacing w:line="600" w:lineRule="exact"/>
            <w:ind w:firstLine="640" w:firstLineChars="200"/>
          </w:pPr>
        </w:pPrChange>
      </w:pPr>
      <w:del w:id="1868" w:author="格格 刘" w:date="2024-07-16T16:21:00Z">
        <w:r>
          <w:rPr>
            <w:rFonts w:ascii="Times New Roman" w:hAnsi="Times New Roman" w:eastAsia="方正仿宋_GBK"/>
            <w:sz w:val="32"/>
            <w:szCs w:val="32"/>
          </w:rPr>
          <w:delText>（一）提交入会申请书；</w:delText>
        </w:r>
      </w:del>
    </w:p>
    <w:p w14:paraId="6ABDF2B1">
      <w:pPr>
        <w:overflowPunct/>
        <w:adjustRightInd/>
        <w:snapToGrid/>
        <w:spacing w:line="480" w:lineRule="exact"/>
        <w:ind w:firstLine="640" w:firstLineChars="200"/>
        <w:jc w:val="left"/>
        <w:rPr>
          <w:del w:id="1870" w:author="格格 刘" w:date="2024-07-16T16:21:00Z"/>
          <w:rFonts w:ascii="Times New Roman" w:hAnsi="Times New Roman" w:eastAsia="仿宋_GB2312"/>
          <w:sz w:val="32"/>
          <w:szCs w:val="32"/>
        </w:rPr>
        <w:pPrChange w:id="1869" w:author="彭姐江苏协会五月无锡展十月南京" w:date="2024-07-18T11:34:32Z">
          <w:pPr>
            <w:overflowPunct w:val="0"/>
            <w:adjustRightInd w:val="0"/>
            <w:snapToGrid w:val="0"/>
            <w:spacing w:line="600" w:lineRule="exact"/>
            <w:ind w:firstLine="640" w:firstLineChars="200"/>
          </w:pPr>
        </w:pPrChange>
      </w:pPr>
      <w:del w:id="1871" w:author="格格 刘" w:date="2024-07-16T16:21:00Z">
        <w:r>
          <w:rPr>
            <w:rFonts w:ascii="Times New Roman" w:hAnsi="Times New Roman" w:eastAsia="方正仿宋_GBK"/>
            <w:sz w:val="32"/>
            <w:szCs w:val="32"/>
          </w:rPr>
          <w:delText>（…）</w:delText>
        </w:r>
      </w:del>
      <w:del w:id="1872" w:author="格格 刘" w:date="2024-07-16T16:21:00Z">
        <w:r>
          <w:rPr>
            <w:rFonts w:ascii="Times New Roman" w:hAnsi="Times New Roman" w:eastAsia="仿宋_GB2312"/>
            <w:sz w:val="32"/>
            <w:szCs w:val="32"/>
            <w:u w:val="single"/>
          </w:rPr>
          <w:delText xml:space="preserve">              </w:delText>
        </w:r>
      </w:del>
      <w:del w:id="1873" w:author="格格 刘" w:date="2024-07-16T16:21:00Z">
        <w:r>
          <w:rPr>
            <w:rFonts w:ascii="Times New Roman" w:hAnsi="Times New Roman" w:eastAsia="方正仿宋_GBK"/>
            <w:sz w:val="32"/>
            <w:szCs w:val="32"/>
          </w:rPr>
          <w:delText>；</w:delText>
        </w:r>
      </w:del>
    </w:p>
    <w:p w14:paraId="515C5D7E">
      <w:pPr>
        <w:overflowPunct/>
        <w:adjustRightInd/>
        <w:snapToGrid/>
        <w:spacing w:line="480" w:lineRule="exact"/>
        <w:ind w:firstLine="640" w:firstLineChars="200"/>
        <w:jc w:val="left"/>
        <w:rPr>
          <w:del w:id="1875" w:author="格格 刘" w:date="2024-07-16T16:21:00Z"/>
          <w:rFonts w:ascii="Times New Roman" w:hAnsi="Times New Roman" w:eastAsia="方正仿宋_GBK"/>
          <w:sz w:val="32"/>
          <w:szCs w:val="32"/>
        </w:rPr>
        <w:pPrChange w:id="1874" w:author="彭姐江苏协会五月无锡展十月南京" w:date="2024-07-18T11:34:32Z">
          <w:pPr>
            <w:overflowPunct w:val="0"/>
            <w:adjustRightInd w:val="0"/>
            <w:snapToGrid w:val="0"/>
            <w:spacing w:line="600" w:lineRule="exact"/>
            <w:ind w:firstLine="640" w:firstLineChars="200"/>
          </w:pPr>
        </w:pPrChange>
      </w:pPr>
      <w:del w:id="1876" w:author="格格 刘" w:date="2024-07-16T16:21:00Z">
        <w:r>
          <w:rPr>
            <w:rFonts w:ascii="Times New Roman" w:hAnsi="Times New Roman" w:eastAsia="方正仿宋_GBK"/>
            <w:sz w:val="32"/>
            <w:szCs w:val="32"/>
          </w:rPr>
          <w:delText>（…）经理事会或常务理事会讨论通过；</w:delText>
        </w:r>
      </w:del>
    </w:p>
    <w:p w14:paraId="5CC8D872">
      <w:pPr>
        <w:overflowPunct/>
        <w:adjustRightInd/>
        <w:snapToGrid/>
        <w:spacing w:line="480" w:lineRule="exact"/>
        <w:ind w:firstLine="640" w:firstLineChars="200"/>
        <w:jc w:val="left"/>
        <w:rPr>
          <w:del w:id="1878" w:author="格格 刘" w:date="2024-07-16T16:21:00Z"/>
          <w:rFonts w:ascii="Times New Roman" w:hAnsi="Times New Roman" w:eastAsia="方正仿宋_GBK"/>
          <w:sz w:val="32"/>
          <w:szCs w:val="32"/>
        </w:rPr>
        <w:pPrChange w:id="1877" w:author="彭姐江苏协会五月无锡展十月南京" w:date="2024-07-18T11:34:32Z">
          <w:pPr>
            <w:overflowPunct w:val="0"/>
            <w:adjustRightInd w:val="0"/>
            <w:snapToGrid w:val="0"/>
            <w:spacing w:line="600" w:lineRule="exact"/>
            <w:ind w:firstLine="640" w:firstLineChars="200"/>
          </w:pPr>
        </w:pPrChange>
      </w:pPr>
      <w:del w:id="1879" w:author="格格 刘" w:date="2024-07-16T16:21:00Z">
        <w:r>
          <w:rPr>
            <w:rFonts w:ascii="Times New Roman" w:hAnsi="Times New Roman" w:eastAsia="方正仿宋_GBK"/>
            <w:sz w:val="32"/>
            <w:szCs w:val="32"/>
          </w:rPr>
          <w:delText>（…）颁发会员证并公告。</w:delText>
        </w:r>
      </w:del>
    </w:p>
    <w:p w14:paraId="2EB2F1AD">
      <w:pPr>
        <w:overflowPunct/>
        <w:adjustRightInd/>
        <w:snapToGrid/>
        <w:spacing w:line="480" w:lineRule="exact"/>
        <w:ind w:firstLine="640" w:firstLineChars="200"/>
        <w:jc w:val="left"/>
        <w:rPr>
          <w:del w:id="1881" w:author="格格 刘" w:date="2024-07-16T16:21:00Z"/>
          <w:rFonts w:ascii="Times New Roman" w:hAnsi="Times New Roman" w:eastAsia="方正仿宋_GBK"/>
          <w:sz w:val="32"/>
          <w:szCs w:val="32"/>
        </w:rPr>
        <w:pPrChange w:id="1880" w:author="彭姐江苏协会五月无锡展十月南京" w:date="2024-07-18T11:34:32Z">
          <w:pPr>
            <w:overflowPunct w:val="0"/>
            <w:adjustRightInd w:val="0"/>
            <w:snapToGrid w:val="0"/>
            <w:spacing w:line="600" w:lineRule="exact"/>
            <w:ind w:firstLine="640" w:firstLineChars="200"/>
          </w:pPr>
        </w:pPrChange>
      </w:pPr>
      <w:del w:id="1882" w:author="格格 刘" w:date="2024-07-16T16:21:00Z">
        <w:r>
          <w:rPr>
            <w:rFonts w:ascii="Times New Roman" w:hAnsi="Times New Roman" w:eastAsia="黑体"/>
            <w:sz w:val="32"/>
            <w:szCs w:val="32"/>
          </w:rPr>
          <w:delText>第十二条</w:delText>
        </w:r>
      </w:del>
      <w:del w:id="1883" w:author="格格 刘" w:date="2024-07-16T16:21:00Z">
        <w:r>
          <w:rPr>
            <w:rFonts w:ascii="Times New Roman" w:hAnsi="Times New Roman" w:eastAsia="仿宋_GB2312"/>
            <w:sz w:val="32"/>
            <w:szCs w:val="32"/>
          </w:rPr>
          <w:delText xml:space="preserve">  </w:delText>
        </w:r>
      </w:del>
      <w:del w:id="1884" w:author="格格 刘" w:date="2024-07-16T16:21:00Z">
        <w:r>
          <w:rPr>
            <w:rFonts w:ascii="Times New Roman" w:hAnsi="Times New Roman" w:eastAsia="方正仿宋_GBK"/>
            <w:sz w:val="32"/>
            <w:szCs w:val="32"/>
          </w:rPr>
          <w:delText>会员享有下列权利：</w:delText>
        </w:r>
      </w:del>
    </w:p>
    <w:p w14:paraId="6B20FD4F">
      <w:pPr>
        <w:overflowPunct/>
        <w:adjustRightInd/>
        <w:snapToGrid/>
        <w:spacing w:line="480" w:lineRule="exact"/>
        <w:ind w:firstLine="640" w:firstLineChars="200"/>
        <w:jc w:val="left"/>
        <w:rPr>
          <w:del w:id="1886" w:author="格格 刘" w:date="2024-07-16T16:21:00Z"/>
          <w:rFonts w:ascii="Times New Roman" w:hAnsi="Times New Roman" w:eastAsia="方正仿宋_GBK"/>
          <w:sz w:val="32"/>
          <w:szCs w:val="32"/>
        </w:rPr>
        <w:pPrChange w:id="1885" w:author="彭姐江苏协会五月无锡展十月南京" w:date="2024-07-18T11:34:32Z">
          <w:pPr>
            <w:overflowPunct w:val="0"/>
            <w:adjustRightInd w:val="0"/>
            <w:snapToGrid w:val="0"/>
            <w:spacing w:line="600" w:lineRule="exact"/>
            <w:ind w:firstLine="640" w:firstLineChars="200"/>
          </w:pPr>
        </w:pPrChange>
      </w:pPr>
      <w:del w:id="1887" w:author="格格 刘" w:date="2024-07-16T16:21:00Z">
        <w:r>
          <w:rPr>
            <w:rFonts w:ascii="Times New Roman" w:hAnsi="Times New Roman" w:eastAsia="方正仿宋_GBK"/>
            <w:sz w:val="32"/>
            <w:szCs w:val="32"/>
          </w:rPr>
          <w:delText>（一）本团体的选举权、被选举权和表决权；</w:delText>
        </w:r>
      </w:del>
    </w:p>
    <w:p w14:paraId="0B967D29">
      <w:pPr>
        <w:overflowPunct/>
        <w:adjustRightInd/>
        <w:snapToGrid/>
        <w:spacing w:line="480" w:lineRule="exact"/>
        <w:ind w:firstLine="640" w:firstLineChars="200"/>
        <w:jc w:val="left"/>
        <w:rPr>
          <w:del w:id="1889" w:author="格格 刘" w:date="2024-07-16T16:21:00Z"/>
          <w:rFonts w:ascii="Times New Roman" w:hAnsi="Times New Roman" w:eastAsia="方正仿宋_GBK"/>
          <w:sz w:val="32"/>
          <w:szCs w:val="32"/>
        </w:rPr>
        <w:pPrChange w:id="1888" w:author="彭姐江苏协会五月无锡展十月南京" w:date="2024-07-18T11:34:32Z">
          <w:pPr>
            <w:overflowPunct w:val="0"/>
            <w:adjustRightInd w:val="0"/>
            <w:snapToGrid w:val="0"/>
            <w:spacing w:line="600" w:lineRule="exact"/>
            <w:ind w:firstLine="640" w:firstLineChars="200"/>
          </w:pPr>
        </w:pPrChange>
      </w:pPr>
      <w:del w:id="1890" w:author="格格 刘" w:date="2024-07-16T16:21:00Z">
        <w:r>
          <w:rPr>
            <w:rFonts w:ascii="Times New Roman" w:hAnsi="Times New Roman" w:eastAsia="方正仿宋_GBK"/>
            <w:sz w:val="32"/>
            <w:szCs w:val="32"/>
          </w:rPr>
          <w:delText>（二）参加本团体的活动；</w:delText>
        </w:r>
      </w:del>
    </w:p>
    <w:p w14:paraId="589ABBC0">
      <w:pPr>
        <w:overflowPunct/>
        <w:adjustRightInd/>
        <w:snapToGrid/>
        <w:spacing w:line="480" w:lineRule="exact"/>
        <w:ind w:firstLine="640" w:firstLineChars="200"/>
        <w:jc w:val="left"/>
        <w:rPr>
          <w:del w:id="1892" w:author="格格 刘" w:date="2024-07-16T16:21:00Z"/>
          <w:rFonts w:ascii="Times New Roman" w:hAnsi="Times New Roman" w:eastAsia="方正仿宋_GBK"/>
          <w:sz w:val="32"/>
          <w:szCs w:val="32"/>
        </w:rPr>
        <w:pPrChange w:id="1891" w:author="彭姐江苏协会五月无锡展十月南京" w:date="2024-07-18T11:34:32Z">
          <w:pPr>
            <w:overflowPunct w:val="0"/>
            <w:adjustRightInd w:val="0"/>
            <w:snapToGrid w:val="0"/>
            <w:spacing w:line="600" w:lineRule="exact"/>
            <w:ind w:firstLine="640" w:firstLineChars="200"/>
          </w:pPr>
        </w:pPrChange>
      </w:pPr>
      <w:del w:id="1893" w:author="格格 刘" w:date="2024-07-16T16:21:00Z">
        <w:r>
          <w:rPr>
            <w:rFonts w:ascii="Times New Roman" w:hAnsi="Times New Roman" w:eastAsia="方正仿宋_GBK"/>
            <w:sz w:val="32"/>
            <w:szCs w:val="32"/>
          </w:rPr>
          <w:delText>（三）优先获得本团体服务；</w:delText>
        </w:r>
      </w:del>
    </w:p>
    <w:p w14:paraId="34684846">
      <w:pPr>
        <w:overflowPunct/>
        <w:adjustRightInd/>
        <w:snapToGrid/>
        <w:spacing w:line="480" w:lineRule="exact"/>
        <w:ind w:firstLine="640" w:firstLineChars="200"/>
        <w:jc w:val="left"/>
        <w:rPr>
          <w:del w:id="1895" w:author="格格 刘" w:date="2024-07-16T16:21:00Z"/>
          <w:rFonts w:ascii="Times New Roman" w:hAnsi="Times New Roman" w:eastAsia="方正仿宋_GBK"/>
          <w:sz w:val="32"/>
          <w:szCs w:val="32"/>
        </w:rPr>
        <w:pPrChange w:id="1894" w:author="彭姐江苏协会五月无锡展十月南京" w:date="2024-07-18T11:34:32Z">
          <w:pPr>
            <w:overflowPunct w:val="0"/>
            <w:adjustRightInd w:val="0"/>
            <w:snapToGrid w:val="0"/>
            <w:spacing w:line="600" w:lineRule="exact"/>
            <w:ind w:firstLine="640" w:firstLineChars="200"/>
          </w:pPr>
        </w:pPrChange>
      </w:pPr>
      <w:del w:id="1896" w:author="格格 刘" w:date="2024-07-16T16:21:00Z">
        <w:r>
          <w:rPr>
            <w:rFonts w:ascii="Times New Roman" w:hAnsi="Times New Roman" w:eastAsia="方正仿宋_GBK"/>
            <w:sz w:val="32"/>
            <w:szCs w:val="32"/>
          </w:rPr>
          <w:delText>（四）对本团体工作的知情权、建议权和监督权；</w:delText>
        </w:r>
      </w:del>
    </w:p>
    <w:p w14:paraId="2769877D">
      <w:pPr>
        <w:overflowPunct/>
        <w:adjustRightInd/>
        <w:snapToGrid/>
        <w:spacing w:line="480" w:lineRule="exact"/>
        <w:ind w:firstLine="640" w:firstLineChars="200"/>
        <w:jc w:val="left"/>
        <w:rPr>
          <w:del w:id="1898" w:author="格格 刘" w:date="2024-07-16T16:21:00Z"/>
          <w:rFonts w:ascii="Times New Roman" w:hAnsi="Times New Roman" w:eastAsia="方正仿宋_GBK"/>
          <w:sz w:val="32"/>
          <w:szCs w:val="32"/>
        </w:rPr>
        <w:pPrChange w:id="1897" w:author="彭姐江苏协会五月无锡展十月南京" w:date="2024-07-18T11:34:32Z">
          <w:pPr>
            <w:overflowPunct w:val="0"/>
            <w:adjustRightInd w:val="0"/>
            <w:snapToGrid w:val="0"/>
            <w:spacing w:line="600" w:lineRule="exact"/>
            <w:ind w:firstLine="640" w:firstLineChars="200"/>
          </w:pPr>
        </w:pPrChange>
      </w:pPr>
      <w:del w:id="1899" w:author="格格 刘" w:date="2024-07-16T16:21:00Z">
        <w:r>
          <w:rPr>
            <w:rFonts w:ascii="Times New Roman" w:hAnsi="Times New Roman" w:eastAsia="方正仿宋_GBK"/>
            <w:sz w:val="32"/>
            <w:szCs w:val="32"/>
          </w:rPr>
          <w:delText>（五）退会自由；</w:delText>
        </w:r>
      </w:del>
    </w:p>
    <w:p w14:paraId="3D90DC53">
      <w:pPr>
        <w:overflowPunct/>
        <w:adjustRightInd/>
        <w:snapToGrid/>
        <w:spacing w:line="480" w:lineRule="exact"/>
        <w:ind w:firstLine="640" w:firstLineChars="200"/>
        <w:jc w:val="left"/>
        <w:rPr>
          <w:del w:id="1901" w:author="格格 刘" w:date="2024-07-16T16:21:00Z"/>
          <w:rFonts w:ascii="Times New Roman" w:hAnsi="Times New Roman" w:eastAsia="仿宋_GB2312"/>
          <w:sz w:val="32"/>
          <w:szCs w:val="32"/>
        </w:rPr>
        <w:pPrChange w:id="1900" w:author="彭姐江苏协会五月无锡展十月南京" w:date="2024-07-18T11:34:32Z">
          <w:pPr>
            <w:overflowPunct w:val="0"/>
            <w:adjustRightInd w:val="0"/>
            <w:snapToGrid w:val="0"/>
            <w:spacing w:line="600" w:lineRule="exact"/>
            <w:ind w:firstLine="640" w:firstLineChars="200"/>
          </w:pPr>
        </w:pPrChange>
      </w:pPr>
      <w:del w:id="1902" w:author="格格 刘" w:date="2024-07-16T16:21:00Z">
        <w:r>
          <w:rPr>
            <w:rFonts w:ascii="Times New Roman" w:hAnsi="Times New Roman" w:eastAsia="方正仿宋_GBK"/>
            <w:sz w:val="32"/>
            <w:szCs w:val="32"/>
          </w:rPr>
          <w:delText>（…）</w:delText>
        </w:r>
      </w:del>
      <w:del w:id="1903" w:author="格格 刘" w:date="2024-07-16T16:21:00Z">
        <w:r>
          <w:rPr>
            <w:rFonts w:ascii="Times New Roman" w:hAnsi="Times New Roman" w:eastAsia="仿宋_GB2312"/>
            <w:sz w:val="32"/>
            <w:szCs w:val="32"/>
            <w:u w:val="single"/>
          </w:rPr>
          <w:delText xml:space="preserve">            </w:delText>
        </w:r>
      </w:del>
      <w:del w:id="1904" w:author="格格 刘" w:date="2024-07-16T16:21:00Z">
        <w:r>
          <w:rPr>
            <w:rFonts w:ascii="Times New Roman" w:hAnsi="Times New Roman"/>
            <w:sz w:val="32"/>
            <w:szCs w:val="32"/>
            <w:u w:val="single"/>
          </w:rPr>
          <w:delText xml:space="preserve">  </w:delText>
        </w:r>
      </w:del>
      <w:del w:id="1905" w:author="格格 刘" w:date="2024-07-16T16:21:00Z">
        <w:r>
          <w:rPr>
            <w:rFonts w:ascii="Times New Roman" w:hAnsi="Times New Roman" w:eastAsia="方正仿宋_GBK"/>
            <w:sz w:val="32"/>
            <w:szCs w:val="32"/>
          </w:rPr>
          <w:delText>。</w:delText>
        </w:r>
      </w:del>
    </w:p>
    <w:p w14:paraId="4F91C045">
      <w:pPr>
        <w:overflowPunct/>
        <w:adjustRightInd/>
        <w:snapToGrid/>
        <w:spacing w:line="480" w:lineRule="exact"/>
        <w:ind w:firstLine="640" w:firstLineChars="200"/>
        <w:jc w:val="left"/>
        <w:rPr>
          <w:del w:id="1907" w:author="格格 刘" w:date="2024-07-16T16:21:00Z"/>
          <w:rFonts w:ascii="Times New Roman" w:hAnsi="Times New Roman" w:eastAsia="方正仿宋_GBK"/>
          <w:sz w:val="32"/>
          <w:szCs w:val="32"/>
        </w:rPr>
        <w:pPrChange w:id="1906" w:author="彭姐江苏协会五月无锡展十月南京" w:date="2024-07-18T11:34:32Z">
          <w:pPr>
            <w:overflowPunct w:val="0"/>
            <w:adjustRightInd w:val="0"/>
            <w:snapToGrid w:val="0"/>
            <w:spacing w:line="600" w:lineRule="exact"/>
            <w:ind w:firstLine="640" w:firstLineChars="200"/>
          </w:pPr>
        </w:pPrChange>
      </w:pPr>
      <w:del w:id="1908" w:author="格格 刘" w:date="2024-07-16T16:21:00Z">
        <w:r>
          <w:rPr>
            <w:rFonts w:ascii="Times New Roman" w:hAnsi="Times New Roman" w:eastAsia="黑体"/>
            <w:sz w:val="32"/>
            <w:szCs w:val="32"/>
          </w:rPr>
          <w:delText>第十三条</w:delText>
        </w:r>
      </w:del>
      <w:del w:id="1909" w:author="格格 刘" w:date="2024-07-16T16:21:00Z">
        <w:r>
          <w:rPr>
            <w:rFonts w:ascii="Times New Roman" w:hAnsi="Times New Roman" w:eastAsia="仿宋_GB2312"/>
            <w:sz w:val="32"/>
            <w:szCs w:val="32"/>
          </w:rPr>
          <w:delText xml:space="preserve">  </w:delText>
        </w:r>
      </w:del>
      <w:del w:id="1910" w:author="格格 刘" w:date="2024-07-16T16:21:00Z">
        <w:r>
          <w:rPr>
            <w:rFonts w:ascii="Times New Roman" w:hAnsi="Times New Roman" w:eastAsia="方正仿宋_GBK"/>
            <w:sz w:val="32"/>
            <w:szCs w:val="32"/>
          </w:rPr>
          <w:delText>会员履行下列义务：</w:delText>
        </w:r>
      </w:del>
    </w:p>
    <w:p w14:paraId="566222CA">
      <w:pPr>
        <w:overflowPunct/>
        <w:adjustRightInd/>
        <w:snapToGrid/>
        <w:spacing w:line="480" w:lineRule="exact"/>
        <w:ind w:firstLine="640" w:firstLineChars="200"/>
        <w:jc w:val="left"/>
        <w:rPr>
          <w:del w:id="1912" w:author="格格 刘" w:date="2024-07-16T16:21:00Z"/>
          <w:rFonts w:ascii="Times New Roman" w:hAnsi="Times New Roman" w:eastAsia="方正仿宋_GBK"/>
          <w:sz w:val="32"/>
          <w:szCs w:val="32"/>
        </w:rPr>
        <w:pPrChange w:id="1911" w:author="彭姐江苏协会五月无锡展十月南京" w:date="2024-07-18T11:34:32Z">
          <w:pPr>
            <w:overflowPunct w:val="0"/>
            <w:adjustRightInd w:val="0"/>
            <w:snapToGrid w:val="0"/>
            <w:spacing w:line="600" w:lineRule="exact"/>
            <w:ind w:firstLine="640" w:firstLineChars="200"/>
          </w:pPr>
        </w:pPrChange>
      </w:pPr>
      <w:del w:id="1913" w:author="格格 刘" w:date="2024-07-16T16:21:00Z">
        <w:r>
          <w:rPr>
            <w:rFonts w:ascii="Times New Roman" w:hAnsi="Times New Roman" w:eastAsia="方正仿宋_GBK"/>
            <w:sz w:val="32"/>
            <w:szCs w:val="32"/>
          </w:rPr>
          <w:delText>（一）遵守本团体的章程；</w:delText>
        </w:r>
      </w:del>
    </w:p>
    <w:p w14:paraId="047EA791">
      <w:pPr>
        <w:overflowPunct/>
        <w:adjustRightInd/>
        <w:snapToGrid/>
        <w:spacing w:line="480" w:lineRule="exact"/>
        <w:ind w:firstLine="640" w:firstLineChars="200"/>
        <w:jc w:val="left"/>
        <w:rPr>
          <w:del w:id="1915" w:author="格格 刘" w:date="2024-07-16T16:21:00Z"/>
          <w:rFonts w:ascii="Times New Roman" w:hAnsi="Times New Roman" w:eastAsia="方正仿宋_GBK"/>
          <w:sz w:val="32"/>
          <w:szCs w:val="32"/>
        </w:rPr>
        <w:pPrChange w:id="1914" w:author="彭姐江苏协会五月无锡展十月南京" w:date="2024-07-18T11:34:32Z">
          <w:pPr>
            <w:overflowPunct w:val="0"/>
            <w:adjustRightInd w:val="0"/>
            <w:snapToGrid w:val="0"/>
            <w:spacing w:line="600" w:lineRule="exact"/>
            <w:ind w:firstLine="640" w:firstLineChars="200"/>
          </w:pPr>
        </w:pPrChange>
      </w:pPr>
      <w:del w:id="1916" w:author="格格 刘" w:date="2024-07-16T16:21:00Z">
        <w:r>
          <w:rPr>
            <w:rFonts w:ascii="Times New Roman" w:hAnsi="Times New Roman" w:eastAsia="方正仿宋_GBK"/>
            <w:sz w:val="32"/>
            <w:szCs w:val="32"/>
          </w:rPr>
          <w:delText>（二）执行本团体的决议；</w:delText>
        </w:r>
      </w:del>
    </w:p>
    <w:p w14:paraId="019EFFDD">
      <w:pPr>
        <w:overflowPunct/>
        <w:adjustRightInd/>
        <w:snapToGrid/>
        <w:spacing w:line="480" w:lineRule="exact"/>
        <w:ind w:firstLine="640" w:firstLineChars="200"/>
        <w:jc w:val="left"/>
        <w:rPr>
          <w:del w:id="1918" w:author="格格 刘" w:date="2024-07-16T16:21:00Z"/>
          <w:rFonts w:ascii="Times New Roman" w:hAnsi="Times New Roman" w:eastAsia="方正仿宋_GBK"/>
          <w:sz w:val="32"/>
          <w:szCs w:val="32"/>
        </w:rPr>
        <w:pPrChange w:id="1917" w:author="彭姐江苏协会五月无锡展十月南京" w:date="2024-07-18T11:34:32Z">
          <w:pPr>
            <w:overflowPunct w:val="0"/>
            <w:adjustRightInd w:val="0"/>
            <w:snapToGrid w:val="0"/>
            <w:spacing w:line="600" w:lineRule="exact"/>
            <w:ind w:firstLine="640" w:firstLineChars="200"/>
          </w:pPr>
        </w:pPrChange>
      </w:pPr>
      <w:del w:id="1919" w:author="格格 刘" w:date="2024-07-16T16:21:00Z">
        <w:r>
          <w:rPr>
            <w:rFonts w:ascii="Times New Roman" w:hAnsi="Times New Roman" w:eastAsia="方正仿宋_GBK"/>
            <w:sz w:val="32"/>
            <w:szCs w:val="32"/>
          </w:rPr>
          <w:delText>（三）维护本团体的合法权益；</w:delText>
        </w:r>
      </w:del>
    </w:p>
    <w:p w14:paraId="6DF48FB1">
      <w:pPr>
        <w:overflowPunct/>
        <w:adjustRightInd/>
        <w:snapToGrid/>
        <w:spacing w:line="480" w:lineRule="exact"/>
        <w:ind w:firstLine="640" w:firstLineChars="200"/>
        <w:jc w:val="left"/>
        <w:rPr>
          <w:del w:id="1921" w:author="格格 刘" w:date="2024-07-16T16:21:00Z"/>
          <w:rFonts w:ascii="Times New Roman" w:hAnsi="Times New Roman" w:eastAsia="方正仿宋_GBK"/>
          <w:sz w:val="32"/>
          <w:szCs w:val="32"/>
        </w:rPr>
        <w:pPrChange w:id="1920" w:author="彭姐江苏协会五月无锡展十月南京" w:date="2024-07-18T11:34:32Z">
          <w:pPr>
            <w:overflowPunct w:val="0"/>
            <w:adjustRightInd w:val="0"/>
            <w:snapToGrid w:val="0"/>
            <w:spacing w:line="600" w:lineRule="exact"/>
            <w:ind w:firstLine="640" w:firstLineChars="200"/>
          </w:pPr>
        </w:pPrChange>
      </w:pPr>
      <w:del w:id="1922" w:author="格格 刘" w:date="2024-07-16T16:21:00Z">
        <w:r>
          <w:rPr>
            <w:rFonts w:ascii="Times New Roman" w:hAnsi="Times New Roman" w:eastAsia="方正仿宋_GBK"/>
            <w:sz w:val="32"/>
            <w:szCs w:val="32"/>
          </w:rPr>
          <w:delText>（四）完成本团体交办的工作；</w:delText>
        </w:r>
      </w:del>
    </w:p>
    <w:p w14:paraId="6AA7496C">
      <w:pPr>
        <w:overflowPunct/>
        <w:adjustRightInd/>
        <w:snapToGrid/>
        <w:spacing w:line="480" w:lineRule="exact"/>
        <w:ind w:firstLine="640" w:firstLineChars="200"/>
        <w:jc w:val="left"/>
        <w:rPr>
          <w:del w:id="1924" w:author="格格 刘" w:date="2024-07-16T16:21:00Z"/>
          <w:rFonts w:ascii="Times New Roman" w:hAnsi="Times New Roman" w:eastAsia="方正仿宋_GBK"/>
          <w:sz w:val="32"/>
          <w:szCs w:val="32"/>
        </w:rPr>
        <w:pPrChange w:id="1923" w:author="彭姐江苏协会五月无锡展十月南京" w:date="2024-07-18T11:34:32Z">
          <w:pPr>
            <w:overflowPunct w:val="0"/>
            <w:adjustRightInd w:val="0"/>
            <w:snapToGrid w:val="0"/>
            <w:spacing w:line="600" w:lineRule="exact"/>
            <w:ind w:firstLine="640" w:firstLineChars="200"/>
          </w:pPr>
        </w:pPrChange>
      </w:pPr>
      <w:del w:id="1925" w:author="格格 刘" w:date="2024-07-16T16:21:00Z">
        <w:r>
          <w:rPr>
            <w:rFonts w:ascii="Times New Roman" w:hAnsi="Times New Roman" w:eastAsia="方正仿宋_GBK"/>
            <w:sz w:val="32"/>
            <w:szCs w:val="32"/>
          </w:rPr>
          <w:delText>（五）向本团体反映情况，提供有关资料；</w:delText>
        </w:r>
      </w:del>
    </w:p>
    <w:p w14:paraId="7B51769C">
      <w:pPr>
        <w:overflowPunct/>
        <w:adjustRightInd/>
        <w:snapToGrid/>
        <w:spacing w:line="480" w:lineRule="exact"/>
        <w:ind w:firstLine="640" w:firstLineChars="200"/>
        <w:jc w:val="left"/>
        <w:rPr>
          <w:del w:id="1927" w:author="格格 刘" w:date="2024-07-16T16:21:00Z"/>
          <w:rFonts w:ascii="Times New Roman" w:hAnsi="Times New Roman" w:eastAsia="方正仿宋_GBK"/>
          <w:sz w:val="32"/>
          <w:szCs w:val="32"/>
        </w:rPr>
        <w:pPrChange w:id="1926" w:author="彭姐江苏协会五月无锡展十月南京" w:date="2024-07-18T11:34:32Z">
          <w:pPr>
            <w:overflowPunct w:val="0"/>
            <w:adjustRightInd w:val="0"/>
            <w:snapToGrid w:val="0"/>
            <w:spacing w:line="600" w:lineRule="exact"/>
            <w:ind w:firstLine="640" w:firstLineChars="200"/>
          </w:pPr>
        </w:pPrChange>
      </w:pPr>
      <w:del w:id="1928" w:author="格格 刘" w:date="2024-07-16T16:21:00Z">
        <w:r>
          <w:rPr>
            <w:rFonts w:ascii="Times New Roman" w:hAnsi="Times New Roman" w:eastAsia="方正仿宋_GBK"/>
            <w:sz w:val="32"/>
            <w:szCs w:val="32"/>
          </w:rPr>
          <w:delText>（六）按规定缴纳会费；</w:delText>
        </w:r>
      </w:del>
    </w:p>
    <w:p w14:paraId="5A1804DC">
      <w:pPr>
        <w:overflowPunct/>
        <w:adjustRightInd/>
        <w:snapToGrid/>
        <w:spacing w:line="480" w:lineRule="exact"/>
        <w:ind w:firstLine="640" w:firstLineChars="200"/>
        <w:jc w:val="left"/>
        <w:rPr>
          <w:del w:id="1930" w:author="格格 刘" w:date="2024-07-16T16:21:00Z"/>
          <w:rFonts w:ascii="Times New Roman" w:hAnsi="Times New Roman" w:eastAsia="仿宋_GB2312"/>
          <w:sz w:val="32"/>
          <w:szCs w:val="32"/>
        </w:rPr>
        <w:pPrChange w:id="1929" w:author="彭姐江苏协会五月无锡展十月南京" w:date="2024-07-18T11:34:32Z">
          <w:pPr>
            <w:overflowPunct w:val="0"/>
            <w:adjustRightInd w:val="0"/>
            <w:snapToGrid w:val="0"/>
            <w:spacing w:line="600" w:lineRule="exact"/>
            <w:ind w:firstLine="640" w:firstLineChars="200"/>
          </w:pPr>
        </w:pPrChange>
      </w:pPr>
      <w:del w:id="1931" w:author="格格 刘" w:date="2024-07-16T16:21:00Z">
        <w:r>
          <w:rPr>
            <w:rFonts w:ascii="Times New Roman" w:hAnsi="Times New Roman" w:eastAsia="方正仿宋_GBK"/>
            <w:sz w:val="32"/>
            <w:szCs w:val="32"/>
          </w:rPr>
          <w:delText>（…）</w:delText>
        </w:r>
      </w:del>
      <w:del w:id="1932" w:author="格格 刘" w:date="2024-07-16T16:21:00Z">
        <w:r>
          <w:rPr>
            <w:rFonts w:ascii="Times New Roman" w:hAnsi="Times New Roman" w:eastAsia="仿宋_GB2312"/>
            <w:sz w:val="32"/>
            <w:szCs w:val="32"/>
            <w:u w:val="single"/>
          </w:rPr>
          <w:delText xml:space="preserve">            </w:delText>
        </w:r>
      </w:del>
      <w:del w:id="1933" w:author="格格 刘" w:date="2024-07-16T16:21:00Z">
        <w:r>
          <w:rPr>
            <w:rFonts w:ascii="Times New Roman" w:hAnsi="Times New Roman"/>
            <w:sz w:val="32"/>
            <w:szCs w:val="32"/>
            <w:u w:val="single"/>
          </w:rPr>
          <w:delText xml:space="preserve">  </w:delText>
        </w:r>
      </w:del>
      <w:del w:id="1934" w:author="格格 刘" w:date="2024-07-16T16:21:00Z">
        <w:r>
          <w:rPr>
            <w:rFonts w:ascii="Times New Roman" w:hAnsi="Times New Roman" w:eastAsia="方正仿宋_GBK"/>
            <w:sz w:val="32"/>
            <w:szCs w:val="32"/>
          </w:rPr>
          <w:delText>。</w:delText>
        </w:r>
      </w:del>
    </w:p>
    <w:p w14:paraId="4207F65F">
      <w:pPr>
        <w:overflowPunct/>
        <w:adjustRightInd/>
        <w:snapToGrid/>
        <w:spacing w:line="480" w:lineRule="exact"/>
        <w:ind w:firstLine="640" w:firstLineChars="200"/>
        <w:jc w:val="left"/>
        <w:rPr>
          <w:del w:id="1936" w:author="格格 刘" w:date="2024-07-16T16:21:00Z"/>
          <w:rFonts w:ascii="Times New Roman" w:hAnsi="Times New Roman" w:eastAsia="方正仿宋_GBK"/>
          <w:sz w:val="32"/>
          <w:szCs w:val="32"/>
        </w:rPr>
        <w:pPrChange w:id="1935" w:author="彭姐江苏协会五月无锡展十月南京" w:date="2024-07-18T11:34:32Z">
          <w:pPr>
            <w:overflowPunct w:val="0"/>
            <w:adjustRightInd w:val="0"/>
            <w:snapToGrid w:val="0"/>
            <w:spacing w:line="600" w:lineRule="exact"/>
            <w:ind w:firstLine="640" w:firstLineChars="200"/>
          </w:pPr>
        </w:pPrChange>
      </w:pPr>
      <w:del w:id="1937" w:author="格格 刘" w:date="2024-07-16T16:21:00Z">
        <w:r>
          <w:rPr>
            <w:rFonts w:ascii="Times New Roman" w:hAnsi="Times New Roman" w:eastAsia="黑体"/>
            <w:sz w:val="32"/>
            <w:szCs w:val="32"/>
          </w:rPr>
          <w:delText>第十四条</w:delText>
        </w:r>
      </w:del>
      <w:del w:id="1938" w:author="格格 刘" w:date="2024-07-16T16:21:00Z">
        <w:r>
          <w:rPr>
            <w:rFonts w:ascii="Times New Roman" w:hAnsi="Times New Roman" w:eastAsia="仿宋"/>
            <w:sz w:val="28"/>
            <w:szCs w:val="28"/>
          </w:rPr>
          <w:delText xml:space="preserve">  </w:delText>
        </w:r>
      </w:del>
      <w:del w:id="1939" w:author="格格 刘" w:date="2024-07-16T16:21:00Z">
        <w:r>
          <w:rPr>
            <w:rFonts w:ascii="Times New Roman" w:hAnsi="Times New Roman" w:eastAsia="方正仿宋_GBK"/>
            <w:sz w:val="32"/>
            <w:szCs w:val="32"/>
          </w:rPr>
          <w:delText>会员有下列情形之一的，自动丧失会员资格：</w:delText>
        </w:r>
      </w:del>
    </w:p>
    <w:p w14:paraId="6E374B6E">
      <w:pPr>
        <w:overflowPunct/>
        <w:adjustRightInd/>
        <w:snapToGrid/>
        <w:spacing w:line="480" w:lineRule="exact"/>
        <w:ind w:firstLine="640" w:firstLineChars="200"/>
        <w:jc w:val="left"/>
        <w:rPr>
          <w:del w:id="1941" w:author="格格 刘" w:date="2024-07-16T16:21:00Z"/>
          <w:rFonts w:ascii="Times New Roman" w:hAnsi="Times New Roman" w:eastAsia="方正仿宋_GBK"/>
          <w:sz w:val="32"/>
          <w:szCs w:val="32"/>
        </w:rPr>
        <w:pPrChange w:id="1940" w:author="彭姐江苏协会五月无锡展十月南京" w:date="2024-07-18T11:34:32Z">
          <w:pPr>
            <w:overflowPunct w:val="0"/>
            <w:adjustRightInd w:val="0"/>
            <w:snapToGrid w:val="0"/>
            <w:spacing w:line="600" w:lineRule="exact"/>
            <w:ind w:firstLine="640" w:firstLineChars="200"/>
          </w:pPr>
        </w:pPrChange>
      </w:pPr>
      <w:del w:id="1942" w:author="格格 刘" w:date="2024-07-16T16:21:00Z">
        <w:r>
          <w:rPr>
            <w:rFonts w:ascii="Times New Roman" w:hAnsi="Times New Roman" w:eastAsia="方正仿宋_GBK"/>
            <w:sz w:val="32"/>
            <w:szCs w:val="32"/>
          </w:rPr>
          <w:delText>（一）无故</w:delText>
        </w:r>
      </w:del>
      <w:del w:id="1943" w:author="格格 刘" w:date="2024-07-16T16:21:00Z">
        <w:r>
          <w:rPr>
            <w:rFonts w:ascii="Times New Roman" w:hAnsi="Times New Roman" w:eastAsia="方正仿宋_GBK"/>
            <w:sz w:val="32"/>
            <w:szCs w:val="32"/>
            <w:u w:val="single"/>
          </w:rPr>
          <w:delText xml:space="preserve">    </w:delText>
        </w:r>
      </w:del>
      <w:del w:id="1944" w:author="格格 刘" w:date="2024-07-16T16:21:00Z">
        <w:r>
          <w:rPr>
            <w:rFonts w:ascii="Times New Roman" w:hAnsi="Times New Roman" w:eastAsia="方正仿宋_GBK"/>
            <w:sz w:val="32"/>
            <w:szCs w:val="32"/>
          </w:rPr>
          <w:delText>年（最多2年）不按规定交纳会费；</w:delText>
        </w:r>
      </w:del>
    </w:p>
    <w:p w14:paraId="4BF9C31F">
      <w:pPr>
        <w:overflowPunct/>
        <w:adjustRightInd/>
        <w:snapToGrid/>
        <w:spacing w:line="480" w:lineRule="exact"/>
        <w:ind w:firstLine="640" w:firstLineChars="200"/>
        <w:jc w:val="left"/>
        <w:rPr>
          <w:del w:id="1946" w:author="格格 刘" w:date="2024-07-16T16:21:00Z"/>
          <w:rFonts w:ascii="Times New Roman" w:hAnsi="Times New Roman" w:eastAsia="方正仿宋_GBK"/>
          <w:sz w:val="32"/>
          <w:szCs w:val="32"/>
        </w:rPr>
        <w:pPrChange w:id="1945" w:author="彭姐江苏协会五月无锡展十月南京" w:date="2024-07-18T11:34:32Z">
          <w:pPr>
            <w:overflowPunct w:val="0"/>
            <w:adjustRightInd w:val="0"/>
            <w:snapToGrid w:val="0"/>
            <w:spacing w:line="600" w:lineRule="exact"/>
            <w:ind w:firstLine="640" w:firstLineChars="200"/>
          </w:pPr>
        </w:pPrChange>
      </w:pPr>
      <w:del w:id="1947" w:author="格格 刘" w:date="2024-07-16T16:21:00Z">
        <w:r>
          <w:rPr>
            <w:rFonts w:ascii="Times New Roman" w:hAnsi="Times New Roman" w:eastAsia="方正仿宋_GBK"/>
            <w:sz w:val="32"/>
            <w:szCs w:val="32"/>
          </w:rPr>
          <w:delText>（二）无故</w:delText>
        </w:r>
      </w:del>
      <w:del w:id="1948" w:author="格格 刘" w:date="2024-07-16T16:21:00Z">
        <w:r>
          <w:rPr>
            <w:rFonts w:ascii="Times New Roman" w:hAnsi="Times New Roman" w:eastAsia="方正仿宋_GBK"/>
            <w:sz w:val="32"/>
            <w:szCs w:val="32"/>
            <w:u w:val="single"/>
          </w:rPr>
          <w:delText xml:space="preserve">    </w:delText>
        </w:r>
      </w:del>
      <w:del w:id="1949" w:author="格格 刘" w:date="2024-07-16T16:21:00Z">
        <w:r>
          <w:rPr>
            <w:rFonts w:ascii="Times New Roman" w:hAnsi="Times New Roman" w:eastAsia="方正仿宋_GBK"/>
            <w:sz w:val="32"/>
            <w:szCs w:val="32"/>
          </w:rPr>
          <w:delText>年（最多2年）不按要求参加本团体活动；</w:delText>
        </w:r>
      </w:del>
    </w:p>
    <w:p w14:paraId="3A9344DE">
      <w:pPr>
        <w:overflowPunct/>
        <w:adjustRightInd/>
        <w:snapToGrid/>
        <w:spacing w:line="480" w:lineRule="exact"/>
        <w:ind w:firstLine="640" w:firstLineChars="200"/>
        <w:jc w:val="left"/>
        <w:rPr>
          <w:del w:id="1951" w:author="格格 刘" w:date="2024-07-16T16:21:00Z"/>
          <w:rFonts w:ascii="Times New Roman" w:hAnsi="Times New Roman" w:eastAsia="方正仿宋_GBK"/>
          <w:sz w:val="32"/>
          <w:szCs w:val="32"/>
        </w:rPr>
        <w:pPrChange w:id="1950" w:author="彭姐江苏协会五月无锡展十月南京" w:date="2024-07-18T11:34:32Z">
          <w:pPr>
            <w:overflowPunct w:val="0"/>
            <w:adjustRightInd w:val="0"/>
            <w:snapToGrid w:val="0"/>
            <w:spacing w:line="600" w:lineRule="exact"/>
            <w:ind w:firstLine="640" w:firstLineChars="200"/>
          </w:pPr>
        </w:pPrChange>
      </w:pPr>
      <w:del w:id="1952" w:author="格格 刘" w:date="2024-07-16T16:21:00Z">
        <w:r>
          <w:rPr>
            <w:rFonts w:ascii="Times New Roman" w:hAnsi="Times New Roman" w:eastAsia="方正仿宋_GBK"/>
            <w:sz w:val="32"/>
            <w:szCs w:val="32"/>
          </w:rPr>
          <w:delText>（三）已不符合会员资格条件；</w:delText>
        </w:r>
      </w:del>
    </w:p>
    <w:p w14:paraId="5B6BFB56">
      <w:pPr>
        <w:overflowPunct/>
        <w:adjustRightInd/>
        <w:snapToGrid/>
        <w:spacing w:line="480" w:lineRule="exact"/>
        <w:ind w:firstLine="640" w:firstLineChars="200"/>
        <w:jc w:val="left"/>
        <w:rPr>
          <w:del w:id="1954" w:author="格格 刘" w:date="2024-07-16T16:21:00Z"/>
          <w:rFonts w:ascii="Times New Roman" w:hAnsi="Times New Roman" w:eastAsia="方正仿宋_GBK"/>
          <w:sz w:val="32"/>
          <w:szCs w:val="32"/>
        </w:rPr>
        <w:pPrChange w:id="1953" w:author="彭姐江苏协会五月无锡展十月南京" w:date="2024-07-18T11:34:32Z">
          <w:pPr>
            <w:overflowPunct w:val="0"/>
            <w:adjustRightInd w:val="0"/>
            <w:snapToGrid w:val="0"/>
            <w:spacing w:line="600" w:lineRule="exact"/>
            <w:ind w:firstLine="640" w:firstLineChars="200"/>
          </w:pPr>
        </w:pPrChange>
      </w:pPr>
      <w:del w:id="1955" w:author="格格 刘" w:date="2024-07-16T16:21:00Z">
        <w:r>
          <w:rPr>
            <w:rFonts w:ascii="Times New Roman" w:hAnsi="Times New Roman" w:eastAsia="方正仿宋_GBK"/>
            <w:sz w:val="32"/>
            <w:szCs w:val="32"/>
          </w:rPr>
          <w:delText>（四）丧失民事行为能力；</w:delText>
        </w:r>
      </w:del>
    </w:p>
    <w:p w14:paraId="009766D8">
      <w:pPr>
        <w:overflowPunct/>
        <w:adjustRightInd/>
        <w:snapToGrid/>
        <w:spacing w:line="480" w:lineRule="exact"/>
        <w:ind w:firstLine="640" w:firstLineChars="200"/>
        <w:jc w:val="left"/>
        <w:rPr>
          <w:del w:id="1957" w:author="格格 刘" w:date="2024-07-16T16:21:00Z"/>
          <w:rFonts w:ascii="Times New Roman" w:hAnsi="Times New Roman" w:eastAsia="方正仿宋_GBK"/>
          <w:sz w:val="32"/>
          <w:szCs w:val="32"/>
        </w:rPr>
        <w:pPrChange w:id="1956" w:author="彭姐江苏协会五月无锡展十月南京" w:date="2024-07-18T11:34:32Z">
          <w:pPr>
            <w:overflowPunct w:val="0"/>
            <w:adjustRightInd w:val="0"/>
            <w:snapToGrid w:val="0"/>
            <w:spacing w:line="600" w:lineRule="exact"/>
            <w:ind w:firstLine="640" w:firstLineChars="200"/>
          </w:pPr>
        </w:pPrChange>
      </w:pPr>
      <w:del w:id="1958" w:author="格格 刘" w:date="2024-07-16T16:21:00Z">
        <w:r>
          <w:rPr>
            <w:rFonts w:ascii="Times New Roman" w:hAnsi="Times New Roman" w:eastAsia="方正仿宋_GBK"/>
            <w:sz w:val="32"/>
            <w:szCs w:val="32"/>
          </w:rPr>
          <w:delText xml:space="preserve">（…） </w:delText>
        </w:r>
      </w:del>
      <w:del w:id="1959" w:author="格格 刘" w:date="2024-07-16T16:21:00Z">
        <w:r>
          <w:rPr>
            <w:rFonts w:ascii="Times New Roman" w:hAnsi="Times New Roman" w:eastAsia="方正仿宋_GBK"/>
            <w:sz w:val="32"/>
            <w:szCs w:val="32"/>
            <w:u w:val="single"/>
          </w:rPr>
          <w:delText xml:space="preserve">             </w:delText>
        </w:r>
      </w:del>
      <w:del w:id="1960" w:author="格格 刘" w:date="2024-07-16T16:21:00Z">
        <w:r>
          <w:rPr>
            <w:rFonts w:ascii="Times New Roman" w:hAnsi="Times New Roman" w:eastAsia="方正仿宋_GBK"/>
            <w:sz w:val="32"/>
            <w:szCs w:val="32"/>
          </w:rPr>
          <w:delText>。</w:delText>
        </w:r>
      </w:del>
    </w:p>
    <w:p w14:paraId="3CFE8D4B">
      <w:pPr>
        <w:overflowPunct/>
        <w:adjustRightInd/>
        <w:snapToGrid/>
        <w:spacing w:line="480" w:lineRule="exact"/>
        <w:ind w:firstLine="640" w:firstLineChars="200"/>
        <w:jc w:val="left"/>
        <w:rPr>
          <w:del w:id="1962" w:author="格格 刘" w:date="2024-07-16T16:21:00Z"/>
          <w:rFonts w:ascii="Times New Roman" w:hAnsi="Times New Roman" w:eastAsia="仿宋_GB2312"/>
          <w:sz w:val="32"/>
          <w:szCs w:val="32"/>
        </w:rPr>
        <w:pPrChange w:id="1961" w:author="彭姐江苏协会五月无锡展十月南京" w:date="2024-07-18T11:34:32Z">
          <w:pPr>
            <w:overflowPunct w:val="0"/>
            <w:adjustRightInd w:val="0"/>
            <w:snapToGrid w:val="0"/>
            <w:spacing w:line="600" w:lineRule="exact"/>
            <w:ind w:firstLine="640" w:firstLineChars="200"/>
          </w:pPr>
        </w:pPrChange>
      </w:pPr>
      <w:del w:id="1963" w:author="格格 刘" w:date="2024-07-16T16:21:00Z">
        <w:r>
          <w:rPr>
            <w:rFonts w:ascii="Times New Roman" w:hAnsi="Times New Roman" w:eastAsia="黑体"/>
            <w:sz w:val="32"/>
            <w:szCs w:val="32"/>
          </w:rPr>
          <w:delText>第十五条</w:delText>
        </w:r>
      </w:del>
      <w:del w:id="1964" w:author="格格 刘" w:date="2024-07-16T16:21:00Z">
        <w:r>
          <w:rPr>
            <w:rFonts w:ascii="Times New Roman" w:hAnsi="Times New Roman" w:eastAsia="仿宋_GB2312"/>
            <w:sz w:val="32"/>
            <w:szCs w:val="32"/>
          </w:rPr>
          <w:delText xml:space="preserve">  </w:delText>
        </w:r>
      </w:del>
      <w:del w:id="1965" w:author="格格 刘" w:date="2024-07-16T16:21:00Z">
        <w:r>
          <w:rPr>
            <w:rFonts w:ascii="Times New Roman" w:hAnsi="Times New Roman" w:eastAsia="方正仿宋_GBK"/>
            <w:sz w:val="32"/>
            <w:szCs w:val="32"/>
          </w:rPr>
          <w:delText>会员退会应书面通知本团体，并交回会员证。</w:delText>
        </w:r>
      </w:del>
    </w:p>
    <w:p w14:paraId="70BEE479">
      <w:pPr>
        <w:overflowPunct w:val="0"/>
        <w:adjustRightInd w:val="0"/>
        <w:snapToGrid w:val="0"/>
        <w:spacing w:line="480" w:lineRule="exact"/>
        <w:jc w:val="left"/>
        <w:rPr>
          <w:del w:id="1967" w:author="格格 刘" w:date="2024-07-16T16:21:00Z"/>
          <w:rFonts w:ascii="Times New Roman" w:hAnsi="Times New Roman" w:eastAsia="仿宋_GB2312" w:cs="Times New Roman"/>
          <w:sz w:val="32"/>
          <w:szCs w:val="32"/>
        </w:rPr>
        <w:pPrChange w:id="1966" w:author="彭姐江苏协会五月无锡展十月南京" w:date="2024-07-18T11:34:32Z">
          <w:pPr>
            <w:pStyle w:val="15"/>
            <w:overflowPunct w:val="0"/>
            <w:adjustRightInd w:val="0"/>
            <w:snapToGrid w:val="0"/>
            <w:spacing w:line="600" w:lineRule="exact"/>
            <w:ind w:firstLine="640"/>
          </w:pPr>
        </w:pPrChange>
      </w:pPr>
      <w:del w:id="1968" w:author="格格 刘" w:date="2024-07-16T16:21:00Z">
        <w:r>
          <w:rPr>
            <w:rFonts w:ascii="Times New Roman" w:hAnsi="Times New Roman" w:eastAsia="黑体" w:cs="Times New Roman"/>
            <w:sz w:val="32"/>
            <w:szCs w:val="32"/>
          </w:rPr>
          <w:delText>第十六条</w:delText>
        </w:r>
      </w:del>
      <w:del w:id="1969" w:author="格格 刘" w:date="2024-07-16T16:21:00Z">
        <w:r>
          <w:rPr>
            <w:rFonts w:ascii="Times New Roman" w:hAnsi="Times New Roman" w:eastAsia="仿宋_GB2312" w:cs="Times New Roman"/>
            <w:sz w:val="32"/>
            <w:szCs w:val="32"/>
          </w:rPr>
          <w:delText xml:space="preserve">  </w:delText>
        </w:r>
      </w:del>
      <w:del w:id="1970" w:author="格格 刘" w:date="2024-07-16T16:21:00Z">
        <w:r>
          <w:rPr>
            <w:rFonts w:ascii="Times New Roman" w:hAnsi="Times New Roman" w:eastAsia="方正仿宋_GBK" w:cs="Times New Roman"/>
            <w:sz w:val="32"/>
            <w:szCs w:val="32"/>
          </w:rPr>
          <w:delText>会员如有违反本章程的行为，经理事会或常务理事会表决通过，可以暂停其会员资格或者予以除名。</w:delText>
        </w:r>
      </w:del>
    </w:p>
    <w:p w14:paraId="00ECA1EA">
      <w:pPr>
        <w:overflowPunct/>
        <w:adjustRightInd/>
        <w:snapToGrid/>
        <w:spacing w:line="480" w:lineRule="exact"/>
        <w:ind w:firstLine="640" w:firstLineChars="200"/>
        <w:jc w:val="left"/>
        <w:rPr>
          <w:del w:id="1972" w:author="格格 刘" w:date="2024-07-16T16:21:00Z"/>
          <w:rFonts w:ascii="Times New Roman" w:hAnsi="Times New Roman" w:eastAsia="方正仿宋_GBK"/>
          <w:sz w:val="32"/>
          <w:szCs w:val="32"/>
        </w:rPr>
        <w:pPrChange w:id="1971" w:author="彭姐江苏协会五月无锡展十月南京" w:date="2024-07-18T11:34:32Z">
          <w:pPr>
            <w:overflowPunct w:val="0"/>
            <w:adjustRightInd w:val="0"/>
            <w:snapToGrid w:val="0"/>
            <w:spacing w:line="600" w:lineRule="exact"/>
            <w:ind w:firstLine="640" w:firstLineChars="200"/>
          </w:pPr>
        </w:pPrChange>
      </w:pPr>
      <w:del w:id="1973" w:author="格格 刘" w:date="2024-07-16T16:21:00Z">
        <w:r>
          <w:rPr>
            <w:rFonts w:ascii="Times New Roman" w:hAnsi="Times New Roman" w:eastAsia="黑体"/>
            <w:sz w:val="32"/>
            <w:szCs w:val="32"/>
          </w:rPr>
          <w:delText xml:space="preserve">第十七条  </w:delText>
        </w:r>
      </w:del>
      <w:del w:id="1974" w:author="格格 刘" w:date="2024-07-16T16:21:00Z">
        <w:r>
          <w:rPr>
            <w:rFonts w:ascii="Times New Roman" w:hAnsi="Times New Roman" w:eastAsia="方正仿宋_GBK"/>
            <w:sz w:val="32"/>
            <w:szCs w:val="32"/>
          </w:rPr>
          <w:delText>会员被暂停资格期间，其在本团体相应的职务、权利、义务中止；会员退会、自动丧失会员资格或者被除名后，其在本团体相应的职务、权利、义务自行终止。</w:delText>
        </w:r>
      </w:del>
    </w:p>
    <w:p w14:paraId="1A41BD05">
      <w:pPr>
        <w:overflowPunct/>
        <w:adjustRightInd/>
        <w:snapToGrid/>
        <w:spacing w:line="480" w:lineRule="exact"/>
        <w:ind w:firstLine="640" w:firstLineChars="200"/>
        <w:jc w:val="left"/>
        <w:rPr>
          <w:del w:id="1976" w:author="格格 刘" w:date="2024-07-16T16:21:00Z"/>
          <w:rFonts w:ascii="Times New Roman" w:hAnsi="Times New Roman" w:eastAsia="方正黑体_GBK"/>
          <w:sz w:val="32"/>
          <w:szCs w:val="32"/>
        </w:rPr>
        <w:pPrChange w:id="1975" w:author="彭姐江苏协会五月无锡展十月南京" w:date="2024-07-18T11:34:32Z">
          <w:pPr>
            <w:overflowPunct w:val="0"/>
            <w:adjustRightInd w:val="0"/>
            <w:snapToGrid w:val="0"/>
            <w:spacing w:line="600" w:lineRule="exact"/>
            <w:ind w:firstLine="640" w:firstLineChars="200"/>
            <w:jc w:val="center"/>
          </w:pPr>
        </w:pPrChange>
      </w:pPr>
    </w:p>
    <w:p w14:paraId="4FDBA836">
      <w:pPr>
        <w:overflowPunct/>
        <w:adjustRightInd/>
        <w:snapToGrid/>
        <w:spacing w:after="0" w:afterLines="-2147483648" w:line="480" w:lineRule="exact"/>
        <w:ind w:firstLine="640" w:firstLineChars="200"/>
        <w:jc w:val="left"/>
        <w:rPr>
          <w:del w:id="1978" w:author="格格 刘" w:date="2024-07-16T16:21:00Z"/>
          <w:rFonts w:ascii="Times New Roman" w:hAnsi="Times New Roman" w:eastAsia="方正黑体_GBK"/>
          <w:sz w:val="32"/>
          <w:szCs w:val="32"/>
        </w:rPr>
        <w:pPrChange w:id="1977" w:author="彭姐江苏协会五月无锡展十月南京" w:date="2024-07-18T11:34:32Z">
          <w:pPr>
            <w:overflowPunct w:val="0"/>
            <w:adjustRightInd w:val="0"/>
            <w:snapToGrid w:val="0"/>
            <w:spacing w:after="156" w:afterLines="50" w:line="600" w:lineRule="exact"/>
            <w:jc w:val="center"/>
          </w:pPr>
        </w:pPrChange>
      </w:pPr>
      <w:del w:id="1979" w:author="格格 刘" w:date="2024-07-16T16:21:00Z">
        <w:r>
          <w:rPr>
            <w:rFonts w:ascii="Times New Roman" w:hAnsi="Times New Roman" w:eastAsia="方正黑体_GBK"/>
            <w:sz w:val="32"/>
            <w:szCs w:val="32"/>
          </w:rPr>
          <w:delText>第四章  组织机构</w:delText>
        </w:r>
      </w:del>
    </w:p>
    <w:p w14:paraId="6B43F17B">
      <w:pPr>
        <w:overflowPunct/>
        <w:adjustRightInd/>
        <w:snapToGrid/>
        <w:spacing w:after="0" w:afterLines="-2147483648" w:line="480" w:lineRule="exact"/>
        <w:ind w:firstLine="640" w:firstLineChars="200"/>
        <w:jc w:val="left"/>
        <w:rPr>
          <w:del w:id="1981" w:author="格格 刘" w:date="2024-07-16T16:21:00Z"/>
          <w:rFonts w:ascii="Times New Roman" w:hAnsi="Times New Roman" w:eastAsia="方正楷体_GBK"/>
          <w:b/>
          <w:sz w:val="32"/>
          <w:szCs w:val="32"/>
        </w:rPr>
        <w:pPrChange w:id="1980" w:author="彭姐江苏协会五月无锡展十月南京" w:date="2024-07-18T11:34:32Z">
          <w:pPr>
            <w:overflowPunct w:val="0"/>
            <w:adjustRightInd w:val="0"/>
            <w:snapToGrid w:val="0"/>
            <w:spacing w:after="156" w:afterLines="50" w:line="600" w:lineRule="exact"/>
            <w:jc w:val="center"/>
          </w:pPr>
        </w:pPrChange>
      </w:pPr>
      <w:del w:id="1982" w:author="格格 刘" w:date="2024-07-16T16:21:00Z">
        <w:r>
          <w:rPr>
            <w:rFonts w:ascii="Times New Roman" w:hAnsi="Times New Roman" w:eastAsia="方正楷体_GBK"/>
            <w:b/>
            <w:sz w:val="32"/>
            <w:szCs w:val="32"/>
          </w:rPr>
          <w:delText>第一节  会员大会（或会员代表大会）</w:delText>
        </w:r>
      </w:del>
    </w:p>
    <w:p w14:paraId="6CA9BD11">
      <w:pPr>
        <w:overflowPunct/>
        <w:adjustRightInd/>
        <w:snapToGrid/>
        <w:spacing w:line="480" w:lineRule="exact"/>
        <w:ind w:firstLine="640" w:firstLineChars="200"/>
        <w:jc w:val="left"/>
        <w:rPr>
          <w:del w:id="1984" w:author="格格 刘" w:date="2024-07-16T16:21:00Z"/>
          <w:rFonts w:ascii="Times New Roman" w:hAnsi="Times New Roman" w:eastAsia="仿宋_GB2312"/>
          <w:sz w:val="32"/>
          <w:szCs w:val="32"/>
        </w:rPr>
        <w:pPrChange w:id="1983" w:author="彭姐江苏协会五月无锡展十月南京" w:date="2024-07-18T11:34:32Z">
          <w:pPr>
            <w:tabs>
              <w:tab w:val="left" w:pos="1980"/>
            </w:tabs>
            <w:overflowPunct w:val="0"/>
            <w:adjustRightInd w:val="0"/>
            <w:snapToGrid w:val="0"/>
            <w:spacing w:line="600" w:lineRule="exact"/>
            <w:ind w:firstLine="640" w:firstLineChars="200"/>
          </w:pPr>
        </w:pPrChange>
      </w:pPr>
      <w:del w:id="1985" w:author="格格 刘" w:date="2024-07-16T16:21:00Z">
        <w:r>
          <w:rPr>
            <w:rFonts w:ascii="Times New Roman" w:hAnsi="Times New Roman" w:eastAsia="仿宋_GB2312"/>
            <w:sz w:val="32"/>
            <w:szCs w:val="32"/>
          </w:rPr>
          <w:delText>【</w:delText>
        </w:r>
      </w:del>
      <w:del w:id="1986" w:author="格格 刘" w:date="2024-07-16T16:21:00Z">
        <w:r>
          <w:rPr>
            <w:rFonts w:ascii="Times New Roman" w:hAnsi="Times New Roman" w:eastAsia="方正楷体_GBK"/>
            <w:sz w:val="32"/>
            <w:szCs w:val="32"/>
          </w:rPr>
          <w:delText>社会团体根据自身实际，采用会员大会（或会员代表大会）制度，并保持章程文本表述一致。会员大会（或会员代表大会）授予理事会、常务理事会行使的职权，在本节不重复体现。会员大会（或会员代表大会）应当采用现场会议形式。</w:delText>
        </w:r>
      </w:del>
      <w:del w:id="1987" w:author="格格 刘" w:date="2024-07-16T16:21:00Z">
        <w:r>
          <w:rPr>
            <w:rFonts w:ascii="Times New Roman" w:hAnsi="Times New Roman" w:eastAsia="仿宋_GB2312"/>
            <w:sz w:val="32"/>
            <w:szCs w:val="32"/>
          </w:rPr>
          <w:delText>】</w:delText>
        </w:r>
      </w:del>
    </w:p>
    <w:p w14:paraId="0AA6C62E">
      <w:pPr>
        <w:overflowPunct/>
        <w:adjustRightInd/>
        <w:snapToGrid/>
        <w:spacing w:line="480" w:lineRule="exact"/>
        <w:ind w:firstLine="640" w:firstLineChars="200"/>
        <w:jc w:val="left"/>
        <w:rPr>
          <w:del w:id="1989" w:author="格格 刘" w:date="2024-07-16T16:21:00Z"/>
          <w:rFonts w:ascii="Times New Roman" w:hAnsi="Times New Roman" w:eastAsia="仿宋_GB2312"/>
          <w:sz w:val="32"/>
          <w:szCs w:val="32"/>
        </w:rPr>
        <w:pPrChange w:id="1988" w:author="彭姐江苏协会五月无锡展十月南京" w:date="2024-07-18T11:34:32Z">
          <w:pPr>
            <w:tabs>
              <w:tab w:val="left" w:pos="1980"/>
            </w:tabs>
            <w:overflowPunct w:val="0"/>
            <w:adjustRightInd w:val="0"/>
            <w:snapToGrid w:val="0"/>
            <w:spacing w:line="600" w:lineRule="exact"/>
            <w:ind w:firstLine="640" w:firstLineChars="200"/>
          </w:pPr>
        </w:pPrChange>
      </w:pPr>
      <w:del w:id="1990" w:author="格格 刘" w:date="2024-07-16T16:21:00Z">
        <w:r>
          <w:rPr>
            <w:rFonts w:ascii="Times New Roman" w:hAnsi="Times New Roman" w:eastAsia="黑体"/>
            <w:sz w:val="32"/>
            <w:szCs w:val="32"/>
          </w:rPr>
          <w:delText xml:space="preserve">第十八条  </w:delText>
        </w:r>
      </w:del>
      <w:del w:id="1991" w:author="格格 刘" w:date="2024-07-16T16:21:00Z">
        <w:r>
          <w:rPr>
            <w:rFonts w:ascii="Times New Roman" w:hAnsi="Times New Roman" w:eastAsia="方正仿宋_GBK"/>
            <w:sz w:val="32"/>
            <w:szCs w:val="32"/>
          </w:rPr>
          <w:delText>本团体的最高权力机构是会员大会（或会员代表大会），其职权是：</w:delText>
        </w:r>
      </w:del>
    </w:p>
    <w:p w14:paraId="334387C9">
      <w:pPr>
        <w:overflowPunct/>
        <w:adjustRightInd/>
        <w:snapToGrid/>
        <w:spacing w:line="480" w:lineRule="exact"/>
        <w:ind w:firstLine="640" w:firstLineChars="200"/>
        <w:jc w:val="left"/>
        <w:rPr>
          <w:del w:id="1993" w:author="格格 刘" w:date="2024-07-16T16:21:00Z"/>
          <w:rFonts w:ascii="Times New Roman" w:hAnsi="Times New Roman" w:eastAsia="方正仿宋_GBK"/>
          <w:sz w:val="32"/>
          <w:szCs w:val="32"/>
        </w:rPr>
        <w:pPrChange w:id="1992" w:author="彭姐江苏协会五月无锡展十月南京" w:date="2024-07-18T11:34:32Z">
          <w:pPr>
            <w:overflowPunct w:val="0"/>
            <w:adjustRightInd w:val="0"/>
            <w:snapToGrid w:val="0"/>
            <w:spacing w:line="600" w:lineRule="exact"/>
            <w:ind w:firstLine="640" w:firstLineChars="200"/>
          </w:pPr>
        </w:pPrChange>
      </w:pPr>
      <w:del w:id="1994" w:author="格格 刘" w:date="2024-07-16T16:21:00Z">
        <w:r>
          <w:rPr>
            <w:rFonts w:ascii="Times New Roman" w:hAnsi="Times New Roman" w:eastAsia="方正仿宋_GBK"/>
            <w:sz w:val="32"/>
            <w:szCs w:val="32"/>
          </w:rPr>
          <w:delText>（一）制定和修改章程；</w:delText>
        </w:r>
      </w:del>
    </w:p>
    <w:p w14:paraId="0A264DA0">
      <w:pPr>
        <w:overflowPunct/>
        <w:adjustRightInd/>
        <w:snapToGrid/>
        <w:spacing w:line="480" w:lineRule="exact"/>
        <w:ind w:firstLine="640" w:firstLineChars="200"/>
        <w:jc w:val="left"/>
        <w:rPr>
          <w:del w:id="1996" w:author="格格 刘" w:date="2024-07-16T16:21:00Z"/>
          <w:rFonts w:ascii="Times New Roman" w:hAnsi="Times New Roman" w:eastAsia="方正仿宋_GBK"/>
          <w:sz w:val="32"/>
          <w:szCs w:val="32"/>
        </w:rPr>
        <w:pPrChange w:id="1995" w:author="彭姐江苏协会五月无锡展十月南京" w:date="2024-07-18T11:34:32Z">
          <w:pPr>
            <w:overflowPunct w:val="0"/>
            <w:adjustRightInd w:val="0"/>
            <w:snapToGrid w:val="0"/>
            <w:spacing w:line="600" w:lineRule="exact"/>
            <w:ind w:firstLine="640" w:firstLineChars="200"/>
          </w:pPr>
        </w:pPrChange>
      </w:pPr>
      <w:del w:id="1997" w:author="格格 刘" w:date="2024-07-16T16:21:00Z">
        <w:r>
          <w:rPr>
            <w:rFonts w:ascii="Times New Roman" w:hAnsi="Times New Roman" w:eastAsia="方正仿宋_GBK"/>
            <w:sz w:val="32"/>
            <w:szCs w:val="32"/>
          </w:rPr>
          <w:delText>（二）制定和修改会费标准；</w:delText>
        </w:r>
      </w:del>
    </w:p>
    <w:p w14:paraId="113E68FA">
      <w:pPr>
        <w:overflowPunct/>
        <w:adjustRightInd/>
        <w:snapToGrid/>
        <w:spacing w:line="480" w:lineRule="exact"/>
        <w:ind w:firstLine="640" w:firstLineChars="200"/>
        <w:jc w:val="left"/>
        <w:rPr>
          <w:del w:id="1999" w:author="格格 刘" w:date="2024-07-16T16:21:00Z"/>
          <w:rFonts w:ascii="Times New Roman" w:hAnsi="Times New Roman" w:eastAsia="方正仿宋_GBK"/>
          <w:sz w:val="32"/>
          <w:szCs w:val="32"/>
        </w:rPr>
        <w:pPrChange w:id="1998" w:author="彭姐江苏协会五月无锡展十月南京" w:date="2024-07-18T11:34:32Z">
          <w:pPr>
            <w:overflowPunct w:val="0"/>
            <w:adjustRightInd w:val="0"/>
            <w:snapToGrid w:val="0"/>
            <w:spacing w:line="600" w:lineRule="exact"/>
            <w:ind w:firstLine="640" w:firstLineChars="200"/>
          </w:pPr>
        </w:pPrChange>
      </w:pPr>
      <w:del w:id="2000" w:author="格格 刘" w:date="2024-07-16T16:21:00Z">
        <w:r>
          <w:rPr>
            <w:rFonts w:ascii="Times New Roman" w:hAnsi="Times New Roman" w:eastAsia="方正仿宋_GBK"/>
            <w:sz w:val="32"/>
            <w:szCs w:val="32"/>
          </w:rPr>
          <w:delText>（三）制定和修改理事、监事、常务理事、负责人产生办法；</w:delText>
        </w:r>
      </w:del>
    </w:p>
    <w:p w14:paraId="3B705171">
      <w:pPr>
        <w:numPr>
          <w:ilvl w:val="-1"/>
          <w:numId w:val="0"/>
        </w:numPr>
        <w:overflowPunct/>
        <w:adjustRightInd/>
        <w:snapToGrid/>
        <w:spacing w:line="480" w:lineRule="exact"/>
        <w:ind w:firstLine="640" w:firstLineChars="200"/>
        <w:jc w:val="left"/>
        <w:rPr>
          <w:del w:id="2002" w:author="格格 刘" w:date="2024-07-16T16:21:00Z"/>
          <w:rFonts w:ascii="Times New Roman" w:hAnsi="Times New Roman" w:eastAsia="仿宋_GB2312"/>
          <w:sz w:val="32"/>
          <w:szCs w:val="32"/>
          <w:shd w:val="pct10" w:color="auto" w:fill="FFFFFF"/>
        </w:rPr>
        <w:pPrChange w:id="2001" w:author="彭姐江苏协会五月无锡展十月南京" w:date="2024-07-18T11:34:32Z">
          <w:pPr>
            <w:numPr>
              <w:ilvl w:val="255"/>
              <w:numId w:val="0"/>
            </w:numPr>
            <w:overflowPunct w:val="0"/>
            <w:adjustRightInd w:val="0"/>
            <w:snapToGrid w:val="0"/>
            <w:spacing w:line="600" w:lineRule="exact"/>
            <w:ind w:firstLine="640" w:firstLineChars="200"/>
          </w:pPr>
        </w:pPrChange>
      </w:pPr>
      <w:del w:id="2003" w:author="格格 刘" w:date="2024-07-16T16:21:00Z">
        <w:r>
          <w:rPr>
            <w:rFonts w:ascii="Times New Roman" w:hAnsi="Times New Roman" w:eastAsia="方正仿宋_GBK"/>
            <w:sz w:val="32"/>
            <w:szCs w:val="32"/>
          </w:rPr>
          <w:delText>（四）选举或者罢免理事、监事；</w:delText>
        </w:r>
      </w:del>
      <w:del w:id="2004" w:author="格格 刘" w:date="2024-07-16T16:21:00Z">
        <w:r>
          <w:rPr>
            <w:rFonts w:ascii="Times New Roman" w:hAnsi="Times New Roman" w:eastAsia="仿宋_GB2312"/>
            <w:sz w:val="32"/>
            <w:szCs w:val="32"/>
          </w:rPr>
          <w:delText>【</w:delText>
        </w:r>
      </w:del>
      <w:del w:id="2005" w:author="格格 刘" w:date="2024-07-16T16:21:00Z">
        <w:r>
          <w:rPr>
            <w:rFonts w:ascii="Times New Roman" w:hAnsi="Times New Roman" w:eastAsia="方正楷体_GBK"/>
            <w:sz w:val="32"/>
            <w:szCs w:val="32"/>
          </w:rPr>
          <w:delText>行业协会商会的会长、副会长必须经会员大会（或会员代表大会）以无记名投票方式选举或者罢免。</w:delText>
        </w:r>
      </w:del>
      <w:del w:id="2006" w:author="格格 刘" w:date="2024-07-16T16:21:00Z">
        <w:r>
          <w:rPr>
            <w:rFonts w:ascii="Times New Roman" w:hAnsi="Times New Roman" w:eastAsia="仿宋_GB2312"/>
            <w:sz w:val="32"/>
            <w:szCs w:val="32"/>
          </w:rPr>
          <w:delText>】</w:delText>
        </w:r>
      </w:del>
    </w:p>
    <w:p w14:paraId="2A9BE7F6">
      <w:pPr>
        <w:overflowPunct/>
        <w:adjustRightInd/>
        <w:snapToGrid/>
        <w:spacing w:line="480" w:lineRule="exact"/>
        <w:ind w:firstLine="640" w:firstLineChars="200"/>
        <w:jc w:val="left"/>
        <w:rPr>
          <w:del w:id="2008" w:author="格格 刘" w:date="2024-07-16T16:21:00Z"/>
          <w:rFonts w:ascii="Times New Roman" w:hAnsi="Times New Roman" w:eastAsia="方正仿宋_GBK"/>
          <w:sz w:val="32"/>
          <w:szCs w:val="32"/>
        </w:rPr>
        <w:pPrChange w:id="2007" w:author="彭姐江苏协会五月无锡展十月南京" w:date="2024-07-18T11:34:32Z">
          <w:pPr>
            <w:overflowPunct w:val="0"/>
            <w:adjustRightInd w:val="0"/>
            <w:snapToGrid w:val="0"/>
            <w:spacing w:line="600" w:lineRule="exact"/>
            <w:ind w:firstLine="640" w:firstLineChars="200"/>
          </w:pPr>
        </w:pPrChange>
      </w:pPr>
      <w:del w:id="2009" w:author="格格 刘" w:date="2024-07-16T16:21:00Z">
        <w:r>
          <w:rPr>
            <w:rFonts w:ascii="Times New Roman" w:hAnsi="Times New Roman" w:eastAsia="仿宋_GB2312"/>
            <w:sz w:val="32"/>
            <w:szCs w:val="32"/>
          </w:rPr>
          <w:delText xml:space="preserve"> </w:delText>
        </w:r>
      </w:del>
      <w:del w:id="2010" w:author="格格 刘" w:date="2024-07-16T16:21:00Z">
        <w:r>
          <w:rPr>
            <w:rFonts w:ascii="Times New Roman" w:hAnsi="Times New Roman" w:eastAsia="方正仿宋_GBK"/>
            <w:sz w:val="32"/>
            <w:szCs w:val="32"/>
          </w:rPr>
          <w:delText>（五）审议理事会的工作报告和财务报告；</w:delText>
        </w:r>
      </w:del>
    </w:p>
    <w:p w14:paraId="73A5B3EE">
      <w:pPr>
        <w:overflowPunct/>
        <w:adjustRightInd/>
        <w:snapToGrid/>
        <w:spacing w:line="480" w:lineRule="exact"/>
        <w:ind w:firstLine="640" w:firstLineChars="200"/>
        <w:jc w:val="left"/>
        <w:rPr>
          <w:del w:id="2012" w:author="格格 刘" w:date="2024-07-16T16:21:00Z"/>
          <w:rFonts w:ascii="Times New Roman" w:hAnsi="Times New Roman" w:eastAsia="仿宋_GB2312"/>
          <w:sz w:val="32"/>
          <w:szCs w:val="32"/>
        </w:rPr>
        <w:pPrChange w:id="2011" w:author="彭姐江苏协会五月无锡展十月南京" w:date="2024-07-18T11:34:32Z">
          <w:pPr>
            <w:overflowPunct w:val="0"/>
            <w:adjustRightInd w:val="0"/>
            <w:snapToGrid w:val="0"/>
            <w:spacing w:line="600" w:lineRule="exact"/>
            <w:ind w:firstLine="640" w:firstLineChars="200"/>
          </w:pPr>
        </w:pPrChange>
      </w:pPr>
      <w:del w:id="2013" w:author="格格 刘" w:date="2024-07-16T16:21:00Z">
        <w:r>
          <w:rPr>
            <w:rFonts w:ascii="Times New Roman" w:hAnsi="Times New Roman" w:eastAsia="方正仿宋_GBK"/>
            <w:sz w:val="32"/>
            <w:szCs w:val="32"/>
          </w:rPr>
          <w:delText xml:space="preserve"> （六）审议监事（监事会）的工作报告；</w:delText>
        </w:r>
      </w:del>
      <w:del w:id="2014" w:author="格格 刘" w:date="2024-07-16T16:21:00Z">
        <w:r>
          <w:rPr>
            <w:rFonts w:ascii="Times New Roman" w:hAnsi="Times New Roman" w:eastAsia="仿宋_GB2312"/>
            <w:sz w:val="32"/>
            <w:szCs w:val="32"/>
          </w:rPr>
          <w:delText>【</w:delText>
        </w:r>
      </w:del>
      <w:del w:id="2015" w:author="格格 刘" w:date="2024-07-16T16:21:00Z">
        <w:r>
          <w:rPr>
            <w:rFonts w:ascii="Times New Roman" w:hAnsi="Times New Roman" w:eastAsia="方正楷体_GBK"/>
            <w:sz w:val="32"/>
            <w:szCs w:val="32"/>
          </w:rPr>
          <w:delText>监事的工作报告适用于设立监事的社会团体，监事会的工作报告适用于设立监事会的社会团体。</w:delText>
        </w:r>
      </w:del>
      <w:del w:id="2016" w:author="格格 刘" w:date="2024-07-16T16:21:00Z">
        <w:r>
          <w:rPr>
            <w:rFonts w:ascii="Times New Roman" w:hAnsi="Times New Roman" w:eastAsia="仿宋_GB2312"/>
            <w:sz w:val="32"/>
            <w:szCs w:val="32"/>
          </w:rPr>
          <w:delText>】</w:delText>
        </w:r>
      </w:del>
    </w:p>
    <w:p w14:paraId="294AFFE9">
      <w:pPr>
        <w:overflowPunct/>
        <w:adjustRightInd/>
        <w:snapToGrid/>
        <w:spacing w:line="480" w:lineRule="exact"/>
        <w:ind w:firstLine="640" w:firstLineChars="200"/>
        <w:jc w:val="left"/>
        <w:rPr>
          <w:del w:id="2018" w:author="格格 刘" w:date="2024-07-16T16:21:00Z"/>
          <w:rFonts w:ascii="Times New Roman" w:hAnsi="Times New Roman" w:eastAsia="仿宋_GB2312"/>
          <w:sz w:val="32"/>
          <w:szCs w:val="32"/>
        </w:rPr>
        <w:pPrChange w:id="2017" w:author="彭姐江苏协会五月无锡展十月南京" w:date="2024-07-18T11:34:32Z">
          <w:pPr>
            <w:tabs>
              <w:tab w:val="left" w:pos="1060"/>
              <w:tab w:val="left" w:pos="1260"/>
              <w:tab w:val="left" w:pos="1440"/>
            </w:tabs>
            <w:overflowPunct w:val="0"/>
            <w:adjustRightInd w:val="0"/>
            <w:snapToGrid w:val="0"/>
            <w:spacing w:line="600" w:lineRule="exact"/>
            <w:ind w:firstLine="640" w:firstLineChars="200"/>
          </w:pPr>
        </w:pPrChange>
      </w:pPr>
      <w:del w:id="2019" w:author="格格 刘" w:date="2024-07-16T16:21:00Z">
        <w:r>
          <w:rPr>
            <w:rFonts w:ascii="Times New Roman" w:hAnsi="Times New Roman" w:eastAsia="仿宋_GB2312"/>
            <w:sz w:val="32"/>
            <w:szCs w:val="32"/>
          </w:rPr>
          <w:delText xml:space="preserve"> </w:delText>
        </w:r>
      </w:del>
      <w:del w:id="2020" w:author="格格 刘" w:date="2024-07-16T16:21:00Z">
        <w:r>
          <w:rPr>
            <w:rFonts w:ascii="Times New Roman" w:hAnsi="Times New Roman" w:eastAsia="方正仿宋_GBK"/>
            <w:sz w:val="32"/>
            <w:szCs w:val="32"/>
          </w:rPr>
          <w:delText>（七）决定名称变更、终止事宜；</w:delText>
        </w:r>
      </w:del>
    </w:p>
    <w:p w14:paraId="49A3DBC0">
      <w:pPr>
        <w:overflowPunct/>
        <w:adjustRightInd/>
        <w:snapToGrid/>
        <w:spacing w:line="480" w:lineRule="exact"/>
        <w:ind w:firstLine="640" w:firstLineChars="200"/>
        <w:jc w:val="left"/>
        <w:rPr>
          <w:del w:id="2022" w:author="格格 刘" w:date="2024-07-16T16:21:00Z"/>
          <w:rFonts w:ascii="Times New Roman" w:hAnsi="Times New Roman" w:eastAsia="仿宋_GB2312"/>
          <w:sz w:val="32"/>
          <w:szCs w:val="32"/>
        </w:rPr>
        <w:pPrChange w:id="2021" w:author="彭姐江苏协会五月无锡展十月南京" w:date="2024-07-18T11:34:32Z">
          <w:pPr>
            <w:overflowPunct w:val="0"/>
            <w:adjustRightInd w:val="0"/>
            <w:snapToGrid w:val="0"/>
            <w:spacing w:line="600" w:lineRule="exact"/>
            <w:ind w:firstLine="640" w:firstLineChars="200"/>
          </w:pPr>
        </w:pPrChange>
      </w:pPr>
      <w:del w:id="2023" w:author="格格 刘" w:date="2024-07-16T16:21:00Z">
        <w:r>
          <w:rPr>
            <w:rFonts w:ascii="Times New Roman" w:hAnsi="Times New Roman" w:eastAsia="仿宋_GB2312"/>
            <w:sz w:val="32"/>
            <w:szCs w:val="32"/>
          </w:rPr>
          <w:delText xml:space="preserve"> </w:delText>
        </w:r>
      </w:del>
      <w:del w:id="2024" w:author="格格 刘" w:date="2024-07-16T16:21:00Z">
        <w:r>
          <w:rPr>
            <w:rFonts w:ascii="Times New Roman" w:hAnsi="Times New Roman" w:eastAsia="方正仿宋_GBK"/>
            <w:sz w:val="32"/>
            <w:szCs w:val="32"/>
          </w:rPr>
          <w:delText>（…）</w:delText>
        </w:r>
      </w:del>
      <w:del w:id="2025" w:author="格格 刘" w:date="2024-07-16T16:21:00Z">
        <w:r>
          <w:rPr>
            <w:rFonts w:ascii="Times New Roman" w:hAnsi="Times New Roman" w:eastAsia="仿宋_GB2312"/>
            <w:sz w:val="32"/>
            <w:szCs w:val="32"/>
            <w:u w:val="single"/>
          </w:rPr>
          <w:delText xml:space="preserve">              </w:delText>
        </w:r>
      </w:del>
      <w:del w:id="2026" w:author="格格 刘" w:date="2024-07-16T16:21:00Z">
        <w:r>
          <w:rPr>
            <w:rFonts w:ascii="Times New Roman" w:hAnsi="Times New Roman"/>
            <w:sz w:val="32"/>
            <w:szCs w:val="32"/>
            <w:u w:val="single"/>
          </w:rPr>
          <w:delText xml:space="preserve">  </w:delText>
        </w:r>
      </w:del>
      <w:del w:id="2027" w:author="格格 刘" w:date="2024-07-16T16:21:00Z">
        <w:r>
          <w:rPr>
            <w:rFonts w:ascii="Times New Roman" w:hAnsi="Times New Roman" w:eastAsia="仿宋_GB2312"/>
            <w:sz w:val="32"/>
            <w:szCs w:val="32"/>
          </w:rPr>
          <w:delText>。</w:delText>
        </w:r>
      </w:del>
    </w:p>
    <w:p w14:paraId="3052ADE0">
      <w:pPr>
        <w:overflowPunct/>
        <w:adjustRightInd/>
        <w:snapToGrid/>
        <w:spacing w:line="480" w:lineRule="exact"/>
        <w:ind w:firstLine="640" w:firstLineChars="200"/>
        <w:jc w:val="left"/>
        <w:rPr>
          <w:del w:id="2029" w:author="格格 刘" w:date="2024-07-16T16:21:00Z"/>
          <w:rFonts w:ascii="Times New Roman" w:hAnsi="Times New Roman" w:eastAsia="方正仿宋_GBK"/>
          <w:sz w:val="32"/>
          <w:szCs w:val="32"/>
        </w:rPr>
        <w:pPrChange w:id="2028" w:author="彭姐江苏协会五月无锡展十月南京" w:date="2024-07-18T11:34:32Z">
          <w:pPr>
            <w:overflowPunct w:val="0"/>
            <w:adjustRightInd w:val="0"/>
            <w:snapToGrid w:val="0"/>
            <w:spacing w:line="600" w:lineRule="exact"/>
            <w:ind w:firstLine="640" w:firstLineChars="200"/>
          </w:pPr>
        </w:pPrChange>
      </w:pPr>
      <w:del w:id="2030" w:author="格格 刘" w:date="2024-07-16T16:21:00Z">
        <w:r>
          <w:rPr>
            <w:rFonts w:ascii="Times New Roman" w:hAnsi="Times New Roman" w:eastAsia="方正仿宋_GBK"/>
            <w:sz w:val="32"/>
            <w:szCs w:val="32"/>
          </w:rPr>
          <w:delText xml:space="preserve"> （…）决定其他重大事项。</w:delText>
        </w:r>
      </w:del>
    </w:p>
    <w:p w14:paraId="0235A357">
      <w:pPr>
        <w:overflowPunct/>
        <w:adjustRightInd/>
        <w:snapToGrid/>
        <w:spacing w:line="480" w:lineRule="exact"/>
        <w:ind w:firstLine="640" w:firstLineChars="200"/>
        <w:jc w:val="left"/>
        <w:rPr>
          <w:del w:id="2032" w:author="格格 刘" w:date="2024-07-16T16:21:00Z"/>
          <w:rFonts w:ascii="Times New Roman" w:hAnsi="Times New Roman" w:eastAsia="方正黑体_GBK"/>
          <w:sz w:val="32"/>
          <w:szCs w:val="32"/>
        </w:rPr>
        <w:pPrChange w:id="2031" w:author="彭姐江苏协会五月无锡展十月南京" w:date="2024-07-18T11:34:32Z">
          <w:pPr>
            <w:overflowPunct w:val="0"/>
            <w:adjustRightInd w:val="0"/>
            <w:snapToGrid w:val="0"/>
            <w:spacing w:line="600" w:lineRule="exact"/>
            <w:ind w:firstLine="640" w:firstLineChars="200"/>
          </w:pPr>
        </w:pPrChange>
      </w:pPr>
      <w:del w:id="2033" w:author="格格 刘" w:date="2024-07-16T16:21:00Z">
        <w:r>
          <w:rPr>
            <w:rFonts w:ascii="Times New Roman" w:hAnsi="Times New Roman" w:eastAsia="仿宋_GB2312"/>
            <w:sz w:val="32"/>
            <w:szCs w:val="32"/>
          </w:rPr>
          <w:delText>【</w:delText>
        </w:r>
      </w:del>
      <w:del w:id="2034" w:author="格格 刘" w:date="2024-07-16T16:21:00Z">
        <w:r>
          <w:rPr>
            <w:rFonts w:ascii="Times New Roman" w:hAnsi="Times New Roman" w:eastAsia="方正楷体_GBK"/>
            <w:sz w:val="32"/>
            <w:szCs w:val="32"/>
          </w:rPr>
          <w:delText>社会团体可自行确定其他的职权，但必须符合有关法律、法规、规章和政策规定。会员数量不超过100个，必须召开会员大会。会员数量超过100个，可以按一定比例在会员中选举代表组成会员代表大会，代行会员大会职权。会员代表应当以民主方式推选产生，具体办法和名额分配由理事会决定。会员代表数量最少不得低于50个。</w:delText>
        </w:r>
      </w:del>
      <w:del w:id="2035" w:author="格格 刘" w:date="2024-07-16T16:21:00Z">
        <w:r>
          <w:rPr>
            <w:rFonts w:ascii="Times New Roman" w:hAnsi="Times New Roman" w:eastAsia="仿宋_GB2312"/>
            <w:sz w:val="32"/>
            <w:szCs w:val="32"/>
          </w:rPr>
          <w:delText xml:space="preserve">】 </w:delText>
        </w:r>
      </w:del>
    </w:p>
    <w:p w14:paraId="114F2EC0">
      <w:pPr>
        <w:overflowPunct/>
        <w:adjustRightInd/>
        <w:snapToGrid/>
        <w:spacing w:line="480" w:lineRule="exact"/>
        <w:ind w:firstLine="640" w:firstLineChars="200"/>
        <w:jc w:val="left"/>
        <w:rPr>
          <w:del w:id="2037" w:author="格格 刘" w:date="2024-07-16T16:21:00Z"/>
          <w:rFonts w:ascii="Times New Roman" w:hAnsi="Times New Roman" w:eastAsia="仿宋_GB2312"/>
          <w:sz w:val="32"/>
          <w:szCs w:val="32"/>
        </w:rPr>
        <w:pPrChange w:id="2036" w:author="彭姐江苏协会五月无锡展十月南京" w:date="2024-07-18T11:34:32Z">
          <w:pPr>
            <w:overflowPunct w:val="0"/>
            <w:adjustRightInd w:val="0"/>
            <w:snapToGrid w:val="0"/>
            <w:spacing w:line="600" w:lineRule="exact"/>
            <w:ind w:firstLine="640" w:firstLineChars="200"/>
          </w:pPr>
        </w:pPrChange>
      </w:pPr>
      <w:del w:id="2038" w:author="格格 刘" w:date="2024-07-16T16:21:00Z">
        <w:r>
          <w:rPr>
            <w:rFonts w:ascii="Times New Roman" w:hAnsi="Times New Roman" w:eastAsia="方正黑体_GBK"/>
            <w:sz w:val="32"/>
            <w:szCs w:val="32"/>
          </w:rPr>
          <w:delText>第十九条</w:delText>
        </w:r>
      </w:del>
      <w:del w:id="2039" w:author="格格 刘" w:date="2024-07-16T16:21:00Z">
        <w:r>
          <w:rPr>
            <w:rFonts w:ascii="Times New Roman" w:hAnsi="Times New Roman" w:eastAsia="仿宋_GB2312"/>
            <w:sz w:val="32"/>
            <w:szCs w:val="32"/>
          </w:rPr>
          <w:delText xml:space="preserve">  </w:delText>
        </w:r>
      </w:del>
      <w:del w:id="2040" w:author="格格 刘" w:date="2024-07-16T16:21:00Z">
        <w:r>
          <w:rPr>
            <w:rFonts w:ascii="Times New Roman" w:hAnsi="Times New Roman" w:eastAsia="方正仿宋_GBK"/>
            <w:sz w:val="32"/>
            <w:szCs w:val="32"/>
          </w:rPr>
          <w:delText>会员大会，每</w:delText>
        </w:r>
      </w:del>
      <w:del w:id="2041" w:author="格格 刘" w:date="2024-07-16T16:21:00Z">
        <w:r>
          <w:rPr>
            <w:rFonts w:ascii="Times New Roman" w:hAnsi="Times New Roman" w:eastAsia="仿宋_GB2312"/>
            <w:sz w:val="32"/>
            <w:szCs w:val="32"/>
            <w:u w:val="single"/>
          </w:rPr>
          <w:delText xml:space="preserve">   </w:delText>
        </w:r>
      </w:del>
      <w:del w:id="2042" w:author="格格 刘" w:date="2024-07-16T16:21:00Z">
        <w:r>
          <w:rPr>
            <w:rFonts w:ascii="Times New Roman" w:hAnsi="Times New Roman" w:eastAsia="方正仿宋_GBK"/>
            <w:sz w:val="32"/>
            <w:szCs w:val="32"/>
          </w:rPr>
          <w:delText>年召开1次。</w:delText>
        </w:r>
      </w:del>
      <w:del w:id="2043" w:author="格格 刘" w:date="2024-07-16T16:21:00Z">
        <w:r>
          <w:rPr>
            <w:rFonts w:ascii="Times New Roman" w:hAnsi="Times New Roman" w:eastAsia="仿宋_GB2312"/>
            <w:sz w:val="32"/>
            <w:szCs w:val="32"/>
          </w:rPr>
          <w:delText>【</w:delText>
        </w:r>
      </w:del>
      <w:del w:id="2044" w:author="格格 刘" w:date="2024-07-16T16:21:00Z">
        <w:r>
          <w:rPr>
            <w:rFonts w:ascii="Times New Roman" w:hAnsi="Times New Roman" w:eastAsia="方正楷体_GBK"/>
            <w:sz w:val="32"/>
            <w:szCs w:val="32"/>
          </w:rPr>
          <w:delText>最长不超过5年，与理事会任期一致</w:delText>
        </w:r>
      </w:del>
      <w:del w:id="2045" w:author="格格 刘" w:date="2024-07-16T16:21:00Z">
        <w:r>
          <w:rPr>
            <w:rFonts w:ascii="Times New Roman" w:hAnsi="Times New Roman" w:eastAsia="仿宋_GB2312"/>
            <w:sz w:val="32"/>
            <w:szCs w:val="32"/>
          </w:rPr>
          <w:delText>】</w:delText>
        </w:r>
      </w:del>
    </w:p>
    <w:p w14:paraId="6796EA74">
      <w:pPr>
        <w:overflowPunct/>
        <w:adjustRightInd/>
        <w:snapToGrid/>
        <w:spacing w:line="480" w:lineRule="exact"/>
        <w:ind w:firstLine="640" w:firstLineChars="200"/>
        <w:jc w:val="left"/>
        <w:rPr>
          <w:del w:id="2047" w:author="格格 刘" w:date="2024-07-16T16:21:00Z"/>
          <w:rFonts w:ascii="Times New Roman" w:hAnsi="Times New Roman" w:eastAsia="仿宋_GB2312"/>
          <w:sz w:val="32"/>
          <w:szCs w:val="32"/>
        </w:rPr>
        <w:pPrChange w:id="2046" w:author="彭姐江苏协会五月无锡展十月南京" w:date="2024-07-18T11:34:32Z">
          <w:pPr>
            <w:overflowPunct w:val="0"/>
            <w:adjustRightInd w:val="0"/>
            <w:snapToGrid w:val="0"/>
            <w:spacing w:line="600" w:lineRule="exact"/>
            <w:ind w:firstLine="640" w:firstLineChars="200"/>
          </w:pPr>
        </w:pPrChange>
      </w:pPr>
      <w:del w:id="2048" w:author="格格 刘" w:date="2024-07-16T16:21:00Z">
        <w:r>
          <w:rPr>
            <w:rFonts w:ascii="Times New Roman" w:hAnsi="Times New Roman" w:eastAsia="方正仿宋_GBK"/>
            <w:sz w:val="32"/>
            <w:szCs w:val="32"/>
          </w:rPr>
          <w:delText>会员代表大会每届</w:delText>
        </w:r>
      </w:del>
      <w:del w:id="2049" w:author="格格 刘" w:date="2024-07-16T16:21:00Z">
        <w:r>
          <w:rPr>
            <w:rFonts w:ascii="Times New Roman" w:hAnsi="Times New Roman" w:eastAsia="仿宋_GB2312"/>
            <w:sz w:val="32"/>
            <w:szCs w:val="32"/>
            <w:u w:val="single"/>
          </w:rPr>
          <w:delText xml:space="preserve">   </w:delText>
        </w:r>
      </w:del>
      <w:del w:id="2050" w:author="格格 刘" w:date="2024-07-16T16:21:00Z">
        <w:r>
          <w:rPr>
            <w:rFonts w:ascii="Times New Roman" w:hAnsi="Times New Roman" w:eastAsia="方正仿宋_GBK"/>
            <w:sz w:val="32"/>
            <w:szCs w:val="32"/>
          </w:rPr>
          <w:delText>年</w:delText>
        </w:r>
      </w:del>
      <w:del w:id="2051" w:author="格格 刘" w:date="2024-07-16T16:21:00Z">
        <w:r>
          <w:rPr>
            <w:rFonts w:ascii="Times New Roman" w:hAnsi="Times New Roman" w:eastAsia="仿宋_GB2312"/>
            <w:sz w:val="32"/>
            <w:szCs w:val="32"/>
          </w:rPr>
          <w:delText>【</w:delText>
        </w:r>
      </w:del>
      <w:del w:id="2052" w:author="格格 刘" w:date="2024-07-16T16:21:00Z">
        <w:r>
          <w:rPr>
            <w:rFonts w:ascii="Times New Roman" w:hAnsi="Times New Roman" w:eastAsia="方正楷体_GBK"/>
            <w:sz w:val="32"/>
            <w:szCs w:val="32"/>
          </w:rPr>
          <w:delText>最长不超过5年，与理事会任期一致</w:delText>
        </w:r>
      </w:del>
      <w:del w:id="2053" w:author="格格 刘" w:date="2024-07-16T16:21:00Z">
        <w:r>
          <w:rPr>
            <w:rFonts w:ascii="Times New Roman" w:hAnsi="Times New Roman" w:eastAsia="仿宋_GB2312"/>
            <w:sz w:val="32"/>
            <w:szCs w:val="32"/>
          </w:rPr>
          <w:delText>】</w:delText>
        </w:r>
      </w:del>
      <w:del w:id="2054" w:author="格格 刘" w:date="2024-07-16T16:21:00Z">
        <w:r>
          <w:rPr>
            <w:rFonts w:ascii="Times New Roman" w:hAnsi="Times New Roman" w:eastAsia="方正仿宋_GBK"/>
            <w:sz w:val="32"/>
            <w:szCs w:val="32"/>
          </w:rPr>
          <w:delText>，每</w:delText>
        </w:r>
      </w:del>
      <w:del w:id="2055" w:author="格格 刘" w:date="2024-07-16T16:21:00Z">
        <w:r>
          <w:rPr>
            <w:rFonts w:ascii="Times New Roman" w:hAnsi="Times New Roman" w:eastAsia="仿宋_GB2312"/>
            <w:sz w:val="32"/>
            <w:szCs w:val="32"/>
            <w:u w:val="single"/>
          </w:rPr>
          <w:delText xml:space="preserve">   </w:delText>
        </w:r>
      </w:del>
      <w:del w:id="2056" w:author="格格 刘" w:date="2024-07-16T16:21:00Z">
        <w:r>
          <w:rPr>
            <w:rFonts w:ascii="Times New Roman" w:hAnsi="Times New Roman" w:eastAsia="方正仿宋_GBK"/>
            <w:sz w:val="32"/>
            <w:szCs w:val="32"/>
          </w:rPr>
          <w:delText>年召开1次。因特殊情况需提前或者延期换届的，须由理事会表决通过，经业务主管单位审查同意，报登记管理机关批准。延期换届最长不超过1年。</w:delText>
        </w:r>
      </w:del>
      <w:del w:id="2057" w:author="格格 刘" w:date="2024-07-16T16:21:00Z">
        <w:r>
          <w:rPr>
            <w:rFonts w:ascii="Times New Roman" w:hAnsi="Times New Roman" w:eastAsia="仿宋_GB2312"/>
            <w:sz w:val="32"/>
            <w:szCs w:val="32"/>
          </w:rPr>
          <w:delText>【</w:delText>
        </w:r>
      </w:del>
      <w:del w:id="2058" w:author="格格 刘" w:date="2024-07-16T16:21:00Z">
        <w:r>
          <w:rPr>
            <w:rFonts w:ascii="Times New Roman" w:hAnsi="Times New Roman" w:eastAsia="方正楷体_GBK"/>
            <w:sz w:val="32"/>
            <w:szCs w:val="32"/>
          </w:rPr>
          <w:delText>已脱钩和直接登记的社会团体，在此条中删除“经业务主管单位审查同意”。</w:delText>
        </w:r>
      </w:del>
      <w:del w:id="2059" w:author="格格 刘" w:date="2024-07-16T16:21:00Z">
        <w:r>
          <w:rPr>
            <w:rFonts w:ascii="Times New Roman" w:hAnsi="Times New Roman" w:eastAsia="仿宋_GB2312"/>
            <w:sz w:val="32"/>
            <w:szCs w:val="32"/>
          </w:rPr>
          <w:delText>】</w:delText>
        </w:r>
      </w:del>
    </w:p>
    <w:p w14:paraId="45CA3E22">
      <w:pPr>
        <w:overflowPunct/>
        <w:adjustRightInd/>
        <w:snapToGrid/>
        <w:spacing w:line="480" w:lineRule="exact"/>
        <w:ind w:firstLine="640" w:firstLineChars="200"/>
        <w:jc w:val="left"/>
        <w:rPr>
          <w:del w:id="2061" w:author="格格 刘" w:date="2024-07-16T16:21:00Z"/>
          <w:rFonts w:ascii="Times New Roman" w:hAnsi="Times New Roman" w:eastAsia="仿宋_GB2312"/>
          <w:sz w:val="32"/>
          <w:szCs w:val="32"/>
        </w:rPr>
        <w:pPrChange w:id="2060" w:author="彭姐江苏协会五月无锡展十月南京" w:date="2024-07-18T11:34:32Z">
          <w:pPr>
            <w:overflowPunct w:val="0"/>
            <w:adjustRightInd w:val="0"/>
            <w:snapToGrid w:val="0"/>
            <w:spacing w:line="600" w:lineRule="exact"/>
            <w:ind w:firstLine="640" w:firstLineChars="200"/>
          </w:pPr>
        </w:pPrChange>
      </w:pPr>
      <w:del w:id="2062" w:author="格格 刘" w:date="2024-07-16T16:21:00Z">
        <w:r>
          <w:rPr>
            <w:rFonts w:ascii="Times New Roman" w:hAnsi="Times New Roman" w:eastAsia="方正仿宋_GBK"/>
            <w:sz w:val="32"/>
            <w:szCs w:val="32"/>
          </w:rPr>
          <w:delText>本团体召开会员大会（或会员代表大会），须提前</w:delText>
        </w:r>
      </w:del>
      <w:del w:id="2063" w:author="格格 刘" w:date="2024-07-16T16:21:00Z">
        <w:r>
          <w:rPr>
            <w:rFonts w:ascii="Times New Roman" w:hAnsi="Times New Roman" w:eastAsia="仿宋_GB2312"/>
            <w:sz w:val="32"/>
            <w:szCs w:val="32"/>
            <w:u w:val="single"/>
          </w:rPr>
          <w:delText xml:space="preserve">    </w:delText>
        </w:r>
      </w:del>
      <w:del w:id="2064" w:author="格格 刘" w:date="2024-07-16T16:21:00Z">
        <w:r>
          <w:rPr>
            <w:rFonts w:ascii="Times New Roman" w:hAnsi="Times New Roman" w:eastAsia="方正仿宋_GBK"/>
            <w:sz w:val="32"/>
            <w:szCs w:val="32"/>
          </w:rPr>
          <w:delText>日</w:delText>
        </w:r>
      </w:del>
      <w:del w:id="2065" w:author="格格 刘" w:date="2024-07-16T16:21:00Z">
        <w:r>
          <w:rPr>
            <w:rFonts w:ascii="Times New Roman" w:hAnsi="Times New Roman" w:eastAsia="仿宋_GB2312"/>
            <w:sz w:val="32"/>
            <w:szCs w:val="32"/>
          </w:rPr>
          <w:delText>【</w:delText>
        </w:r>
      </w:del>
      <w:del w:id="2066" w:author="格格 刘" w:date="2024-07-16T16:21:00Z">
        <w:r>
          <w:rPr>
            <w:rFonts w:ascii="Times New Roman" w:hAnsi="Times New Roman" w:eastAsia="方正楷体_GBK"/>
            <w:sz w:val="32"/>
            <w:szCs w:val="32"/>
          </w:rPr>
          <w:delText>不少于10日</w:delText>
        </w:r>
      </w:del>
      <w:del w:id="2067" w:author="格格 刘" w:date="2024-07-16T16:21:00Z">
        <w:r>
          <w:rPr>
            <w:rFonts w:ascii="Times New Roman" w:hAnsi="Times New Roman" w:eastAsia="仿宋_GB2312"/>
            <w:sz w:val="32"/>
            <w:szCs w:val="32"/>
          </w:rPr>
          <w:delText>】</w:delText>
        </w:r>
      </w:del>
      <w:del w:id="2068" w:author="格格 刘" w:date="2024-07-16T16:21:00Z">
        <w:r>
          <w:rPr>
            <w:rFonts w:ascii="Times New Roman" w:hAnsi="Times New Roman" w:eastAsia="方正仿宋_GBK"/>
            <w:sz w:val="32"/>
            <w:szCs w:val="32"/>
          </w:rPr>
          <w:delText>将会议的议题书面通知会员（会员代表）。</w:delText>
        </w:r>
      </w:del>
    </w:p>
    <w:p w14:paraId="2E1126C9">
      <w:pPr>
        <w:overflowPunct/>
        <w:adjustRightInd/>
        <w:snapToGrid/>
        <w:spacing w:line="480" w:lineRule="exact"/>
        <w:ind w:firstLine="640" w:firstLineChars="200"/>
        <w:jc w:val="left"/>
        <w:rPr>
          <w:del w:id="2070" w:author="格格 刘" w:date="2024-07-16T16:21:00Z"/>
          <w:rFonts w:ascii="Times New Roman" w:hAnsi="Times New Roman" w:eastAsia="方正仿宋_GBK"/>
          <w:sz w:val="32"/>
          <w:szCs w:val="32"/>
        </w:rPr>
        <w:pPrChange w:id="2069" w:author="彭姐江苏协会五月无锡展十月南京" w:date="2024-07-18T11:34:32Z">
          <w:pPr>
            <w:overflowPunct w:val="0"/>
            <w:adjustRightInd w:val="0"/>
            <w:snapToGrid w:val="0"/>
            <w:spacing w:line="600" w:lineRule="exact"/>
            <w:ind w:firstLine="640" w:firstLineChars="200"/>
          </w:pPr>
        </w:pPrChange>
      </w:pPr>
      <w:del w:id="2071" w:author="格格 刘" w:date="2024-07-16T16:21:00Z">
        <w:r>
          <w:rPr>
            <w:rFonts w:ascii="Times New Roman" w:hAnsi="Times New Roman" w:eastAsia="黑体"/>
            <w:sz w:val="32"/>
            <w:szCs w:val="32"/>
          </w:rPr>
          <w:delText>第二十条</w:delText>
        </w:r>
      </w:del>
      <w:del w:id="2072" w:author="格格 刘" w:date="2024-07-16T16:21:00Z">
        <w:r>
          <w:rPr>
            <w:rFonts w:ascii="Times New Roman" w:hAnsi="Times New Roman" w:eastAsia="仿宋_GB2312"/>
            <w:sz w:val="32"/>
            <w:szCs w:val="32"/>
          </w:rPr>
          <w:delText xml:space="preserve">  </w:delText>
        </w:r>
      </w:del>
      <w:del w:id="2073" w:author="格格 刘" w:date="2024-07-16T16:21:00Z">
        <w:r>
          <w:rPr>
            <w:rFonts w:ascii="Times New Roman" w:hAnsi="Times New Roman" w:eastAsia="方正仿宋_GBK"/>
            <w:sz w:val="32"/>
            <w:szCs w:val="32"/>
          </w:rPr>
          <w:delText>经理事会或者本团体</w:delText>
        </w:r>
      </w:del>
      <w:del w:id="2074" w:author="格格 刘" w:date="2024-07-16T16:21:00Z">
        <w:r>
          <w:rPr>
            <w:rFonts w:ascii="Times New Roman" w:hAnsi="Times New Roman" w:eastAsia="仿宋_GB2312"/>
            <w:sz w:val="32"/>
            <w:szCs w:val="32"/>
            <w:u w:val="single"/>
          </w:rPr>
          <w:delText xml:space="preserve">    </w:delText>
        </w:r>
      </w:del>
      <w:del w:id="2075" w:author="格格 刘" w:date="2024-07-16T16:21:00Z">
        <w:r>
          <w:rPr>
            <w:rFonts w:ascii="Times New Roman" w:hAnsi="Times New Roman" w:eastAsia="仿宋_GB2312"/>
            <w:sz w:val="32"/>
            <w:szCs w:val="32"/>
          </w:rPr>
          <w:delText>%</w:delText>
        </w:r>
      </w:del>
      <w:del w:id="2076" w:author="格格 刘" w:date="2024-07-16T16:21:00Z">
        <w:r>
          <w:rPr>
            <w:rFonts w:ascii="Times New Roman" w:hAnsi="Times New Roman" w:eastAsia="方正仿宋_GBK"/>
            <w:sz w:val="32"/>
            <w:szCs w:val="32"/>
          </w:rPr>
          <w:delText>以上的会员（会员代表）提议，应当召开临时会员大会（或会员代表大会）。【</w:delText>
        </w:r>
      </w:del>
      <w:del w:id="2077" w:author="格格 刘" w:date="2024-07-16T16:21:00Z">
        <w:r>
          <w:rPr>
            <w:rFonts w:ascii="Times New Roman" w:hAnsi="Times New Roman" w:eastAsia="方正楷体_GBK"/>
            <w:sz w:val="32"/>
            <w:szCs w:val="32"/>
          </w:rPr>
          <w:delText>通常应由50%以上的会员（会员代表）提议。</w:delText>
        </w:r>
      </w:del>
      <w:del w:id="2078" w:author="格格 刘" w:date="2024-07-16T16:21:00Z">
        <w:r>
          <w:rPr>
            <w:rFonts w:ascii="Times New Roman" w:hAnsi="Times New Roman" w:eastAsia="方正仿宋_GBK"/>
            <w:sz w:val="32"/>
            <w:szCs w:val="32"/>
          </w:rPr>
          <w:delText>】</w:delText>
        </w:r>
      </w:del>
    </w:p>
    <w:p w14:paraId="105B3A48">
      <w:pPr>
        <w:overflowPunct/>
        <w:adjustRightInd/>
        <w:snapToGrid/>
        <w:spacing w:line="480" w:lineRule="exact"/>
        <w:ind w:firstLine="640" w:firstLineChars="200"/>
        <w:jc w:val="left"/>
        <w:rPr>
          <w:del w:id="2080" w:author="格格 刘" w:date="2024-07-16T16:21:00Z"/>
          <w:rFonts w:ascii="Times New Roman" w:hAnsi="Times New Roman" w:eastAsia="方正仿宋_GBK"/>
          <w:sz w:val="32"/>
          <w:szCs w:val="32"/>
        </w:rPr>
        <w:pPrChange w:id="2079" w:author="彭姐江苏协会五月无锡展十月南京" w:date="2024-07-18T11:34:32Z">
          <w:pPr>
            <w:overflowPunct w:val="0"/>
            <w:adjustRightInd w:val="0"/>
            <w:snapToGrid w:val="0"/>
            <w:spacing w:line="600" w:lineRule="exact"/>
            <w:ind w:firstLine="800" w:firstLineChars="250"/>
          </w:pPr>
        </w:pPrChange>
      </w:pPr>
      <w:del w:id="2081" w:author="格格 刘" w:date="2024-07-16T16:21:00Z">
        <w:r>
          <w:rPr>
            <w:rFonts w:ascii="Times New Roman" w:hAnsi="Times New Roman" w:eastAsia="黑体"/>
            <w:sz w:val="32"/>
            <w:szCs w:val="32"/>
          </w:rPr>
          <w:delText xml:space="preserve">第二十一条  </w:delText>
        </w:r>
      </w:del>
      <w:del w:id="2082" w:author="格格 刘" w:date="2024-07-16T16:21:00Z">
        <w:r>
          <w:rPr>
            <w:rFonts w:ascii="Times New Roman" w:hAnsi="Times New Roman" w:eastAsia="方正仿宋_GBK"/>
            <w:sz w:val="32"/>
            <w:szCs w:val="32"/>
          </w:rPr>
          <w:delText>会员大会（或会员代表大会）须有2/3以上的会员（会员代表）出席方能召开，其决议符合下列条件方能生效：</w:delText>
        </w:r>
      </w:del>
    </w:p>
    <w:p w14:paraId="17A49529">
      <w:pPr>
        <w:numPr>
          <w:ilvl w:val="-1"/>
          <w:numId w:val="0"/>
        </w:numPr>
        <w:overflowPunct/>
        <w:adjustRightInd/>
        <w:snapToGrid/>
        <w:spacing w:line="480" w:lineRule="exact"/>
        <w:ind w:firstLine="640" w:firstLineChars="200"/>
        <w:jc w:val="left"/>
        <w:rPr>
          <w:del w:id="2084" w:author="格格 刘" w:date="2024-07-16T16:21:00Z"/>
          <w:rFonts w:ascii="Times New Roman" w:hAnsi="Times New Roman" w:eastAsia="方正仿宋_GBK"/>
          <w:sz w:val="32"/>
          <w:szCs w:val="32"/>
        </w:rPr>
        <w:pPrChange w:id="2083" w:author="彭姐江苏协会五月无锡展十月南京" w:date="2024-07-18T11:34:32Z">
          <w:pPr>
            <w:numPr>
              <w:ilvl w:val="255"/>
              <w:numId w:val="0"/>
            </w:numPr>
            <w:overflowPunct w:val="0"/>
            <w:adjustRightInd w:val="0"/>
            <w:snapToGrid w:val="0"/>
            <w:spacing w:line="600" w:lineRule="exact"/>
            <w:ind w:firstLine="800" w:firstLineChars="250"/>
          </w:pPr>
        </w:pPrChange>
      </w:pPr>
      <w:del w:id="2085" w:author="格格 刘" w:date="2024-07-16T16:21:00Z">
        <w:r>
          <w:rPr>
            <w:rFonts w:ascii="Times New Roman" w:hAnsi="Times New Roman" w:eastAsia="方正仿宋_GBK"/>
            <w:sz w:val="32"/>
            <w:szCs w:val="32"/>
          </w:rPr>
          <w:delText>（一）制定和修改章程，决定更名和终止事宜，须经到会会员（会员代表）2/3以上表决通过；</w:delText>
        </w:r>
      </w:del>
    </w:p>
    <w:p w14:paraId="1AC35B11">
      <w:pPr>
        <w:numPr>
          <w:ilvl w:val="-1"/>
          <w:numId w:val="0"/>
        </w:numPr>
        <w:overflowPunct/>
        <w:adjustRightInd/>
        <w:snapToGrid/>
        <w:spacing w:line="480" w:lineRule="exact"/>
        <w:ind w:firstLine="640" w:firstLineChars="200"/>
        <w:jc w:val="left"/>
        <w:rPr>
          <w:del w:id="2087" w:author="格格 刘" w:date="2024-07-16T16:21:00Z"/>
          <w:rFonts w:ascii="Times New Roman" w:hAnsi="Times New Roman" w:eastAsia="方正仿宋_GBK"/>
          <w:sz w:val="32"/>
          <w:szCs w:val="32"/>
        </w:rPr>
        <w:pPrChange w:id="2086" w:author="彭姐江苏协会五月无锡展十月南京" w:date="2024-07-18T11:34:32Z">
          <w:pPr>
            <w:numPr>
              <w:ilvl w:val="255"/>
              <w:numId w:val="0"/>
            </w:numPr>
            <w:overflowPunct w:val="0"/>
            <w:adjustRightInd w:val="0"/>
            <w:snapToGrid w:val="0"/>
            <w:spacing w:line="600" w:lineRule="exact"/>
            <w:ind w:firstLine="800" w:firstLineChars="250"/>
          </w:pPr>
        </w:pPrChange>
      </w:pPr>
      <w:del w:id="2088" w:author="格格 刘" w:date="2024-07-16T16:21:00Z">
        <w:r>
          <w:rPr>
            <w:rFonts w:ascii="Times New Roman" w:hAnsi="Times New Roman" w:eastAsia="方正仿宋_GBK"/>
            <w:sz w:val="32"/>
            <w:szCs w:val="32"/>
          </w:rPr>
          <w:delText>（二）制定和修改会费标准，须经到会会员（会员代表）采取无记名投票方式1/2以上表决通过；</w:delText>
        </w:r>
      </w:del>
    </w:p>
    <w:p w14:paraId="10BE20AF">
      <w:pPr>
        <w:overflowPunct/>
        <w:adjustRightInd/>
        <w:snapToGrid/>
        <w:spacing w:line="480" w:lineRule="exact"/>
        <w:ind w:firstLine="640" w:firstLineChars="200"/>
        <w:jc w:val="left"/>
        <w:rPr>
          <w:del w:id="2090" w:author="格格 刘" w:date="2024-07-16T16:21:00Z"/>
          <w:rFonts w:ascii="Times New Roman" w:hAnsi="Times New Roman" w:eastAsia="仿宋_GB2312"/>
          <w:sz w:val="32"/>
          <w:szCs w:val="32"/>
        </w:rPr>
        <w:pPrChange w:id="2089" w:author="彭姐江苏协会五月无锡展十月南京" w:date="2024-07-18T11:34:32Z">
          <w:pPr>
            <w:overflowPunct w:val="0"/>
            <w:adjustRightInd w:val="0"/>
            <w:snapToGrid w:val="0"/>
            <w:spacing w:line="600" w:lineRule="exact"/>
            <w:ind w:firstLine="800" w:firstLineChars="250"/>
          </w:pPr>
        </w:pPrChange>
      </w:pPr>
      <w:del w:id="2091" w:author="格格 刘" w:date="2024-07-16T16:21:00Z">
        <w:r>
          <w:rPr>
            <w:rFonts w:ascii="Times New Roman" w:hAnsi="Times New Roman" w:eastAsia="方正仿宋_GBK"/>
            <w:sz w:val="32"/>
            <w:szCs w:val="32"/>
          </w:rPr>
          <w:delText>（三）选举理事、监事、</w:delText>
        </w:r>
      </w:del>
      <w:del w:id="2092" w:author="格格 刘" w:date="2024-07-16T16:21:00Z">
        <w:r>
          <w:rPr>
            <w:rFonts w:ascii="Times New Roman" w:hAnsi="Times New Roman" w:eastAsia="仿宋_GB2312"/>
            <w:sz w:val="32"/>
            <w:szCs w:val="32"/>
          </w:rPr>
          <w:delText>【</w:delText>
        </w:r>
      </w:del>
      <w:del w:id="2093" w:author="格格 刘" w:date="2024-07-16T16:21:00Z">
        <w:r>
          <w:rPr>
            <w:rFonts w:ascii="Times New Roman" w:hAnsi="Times New Roman" w:eastAsia="方正楷体_GBK"/>
            <w:sz w:val="32"/>
            <w:szCs w:val="32"/>
          </w:rPr>
          <w:delText>行业性社会团体选举会长、副会长</w:delText>
        </w:r>
      </w:del>
      <w:del w:id="2094" w:author="格格 刘" w:date="2024-07-16T16:21:00Z">
        <w:r>
          <w:rPr>
            <w:rFonts w:ascii="Times New Roman" w:hAnsi="Times New Roman" w:eastAsia="仿宋_GB2312"/>
            <w:sz w:val="32"/>
            <w:szCs w:val="32"/>
          </w:rPr>
          <w:delText>】</w:delText>
        </w:r>
      </w:del>
      <w:del w:id="2095" w:author="格格 刘" w:date="2024-07-16T16:21:00Z">
        <w:r>
          <w:rPr>
            <w:rFonts w:ascii="Times New Roman" w:hAnsi="Times New Roman" w:eastAsia="方正仿宋_GBK"/>
            <w:sz w:val="32"/>
            <w:szCs w:val="32"/>
          </w:rPr>
          <w:delText xml:space="preserve">，应当由得票数多的候选人当选，且得票数不低于总票数的 </w:delText>
        </w:r>
      </w:del>
      <w:del w:id="2096" w:author="格格 刘" w:date="2024-07-16T16:21:00Z">
        <w:r>
          <w:rPr>
            <w:rFonts w:ascii="Times New Roman" w:hAnsi="Times New Roman" w:eastAsia="仿宋_GB2312"/>
            <w:sz w:val="32"/>
            <w:szCs w:val="32"/>
            <w:u w:val="single"/>
          </w:rPr>
          <w:delText xml:space="preserve">    </w:delText>
        </w:r>
      </w:del>
      <w:del w:id="2097" w:author="格格 刘" w:date="2024-07-16T16:21:00Z">
        <w:r>
          <w:rPr>
            <w:rFonts w:ascii="Times New Roman" w:hAnsi="Times New Roman" w:eastAsia="仿宋_GB2312"/>
            <w:sz w:val="32"/>
            <w:szCs w:val="32"/>
          </w:rPr>
          <w:delText>%【</w:delText>
        </w:r>
      </w:del>
      <w:del w:id="2098" w:author="格格 刘" w:date="2024-07-16T16:21:00Z">
        <w:r>
          <w:rPr>
            <w:rFonts w:ascii="Times New Roman" w:hAnsi="Times New Roman" w:eastAsia="方正楷体_GBK"/>
            <w:sz w:val="32"/>
            <w:szCs w:val="32"/>
          </w:rPr>
          <w:delText>等额选举不低于1/2；差额选举不低于1/3。</w:delText>
        </w:r>
      </w:del>
      <w:del w:id="2099" w:author="格格 刘" w:date="2024-07-16T16:21:00Z">
        <w:r>
          <w:rPr>
            <w:rFonts w:ascii="Times New Roman" w:hAnsi="Times New Roman" w:eastAsia="仿宋_GB2312"/>
            <w:sz w:val="32"/>
            <w:szCs w:val="32"/>
          </w:rPr>
          <w:delText>】；</w:delText>
        </w:r>
      </w:del>
    </w:p>
    <w:p w14:paraId="02B276E0">
      <w:pPr>
        <w:overflowPunct/>
        <w:adjustRightInd/>
        <w:snapToGrid/>
        <w:spacing w:line="480" w:lineRule="exact"/>
        <w:ind w:firstLine="640" w:firstLineChars="200"/>
        <w:jc w:val="left"/>
        <w:rPr>
          <w:del w:id="2101" w:author="格格 刘" w:date="2024-07-16T16:21:00Z"/>
          <w:rFonts w:ascii="Times New Roman" w:hAnsi="Times New Roman"/>
          <w:sz w:val="32"/>
          <w:szCs w:val="32"/>
        </w:rPr>
        <w:pPrChange w:id="2100" w:author="彭姐江苏协会五月无锡展十月南京" w:date="2024-07-18T11:34:32Z">
          <w:pPr>
            <w:overflowPunct w:val="0"/>
            <w:adjustRightInd w:val="0"/>
            <w:snapToGrid w:val="0"/>
            <w:spacing w:line="600" w:lineRule="exact"/>
            <w:ind w:firstLine="800" w:firstLineChars="250"/>
          </w:pPr>
        </w:pPrChange>
      </w:pPr>
      <w:del w:id="2102" w:author="格格 刘" w:date="2024-07-16T16:21:00Z">
        <w:r>
          <w:rPr>
            <w:rFonts w:ascii="Times New Roman" w:hAnsi="Times New Roman" w:eastAsia="方正仿宋_GBK"/>
            <w:sz w:val="32"/>
            <w:szCs w:val="32"/>
          </w:rPr>
          <w:delText>（…）</w:delText>
        </w:r>
      </w:del>
      <w:del w:id="2103" w:author="格格 刘" w:date="2024-07-16T16:21:00Z">
        <w:r>
          <w:rPr>
            <w:rFonts w:ascii="Times New Roman" w:hAnsi="Times New Roman" w:eastAsia="仿宋_GB2312"/>
            <w:sz w:val="32"/>
            <w:szCs w:val="32"/>
            <w:u w:val="single"/>
          </w:rPr>
          <w:delText xml:space="preserve">              </w:delText>
        </w:r>
      </w:del>
      <w:del w:id="2104" w:author="格格 刘" w:date="2024-07-16T16:21:00Z">
        <w:r>
          <w:rPr>
            <w:rFonts w:ascii="Times New Roman" w:hAnsi="Times New Roman"/>
            <w:sz w:val="32"/>
            <w:szCs w:val="32"/>
            <w:u w:val="single"/>
          </w:rPr>
          <w:delText xml:space="preserve">  </w:delText>
        </w:r>
      </w:del>
      <w:del w:id="2105" w:author="格格 刘" w:date="2024-07-16T16:21:00Z">
        <w:r>
          <w:rPr>
            <w:rFonts w:ascii="Times New Roman" w:hAnsi="Times New Roman" w:eastAsia="方正仿宋_GBK"/>
            <w:sz w:val="32"/>
            <w:szCs w:val="32"/>
          </w:rPr>
          <w:delText>；</w:delText>
        </w:r>
      </w:del>
    </w:p>
    <w:p w14:paraId="7FA113A0">
      <w:pPr>
        <w:overflowPunct/>
        <w:adjustRightInd/>
        <w:snapToGrid/>
        <w:spacing w:line="480" w:lineRule="exact"/>
        <w:ind w:firstLine="640" w:firstLineChars="200"/>
        <w:jc w:val="left"/>
        <w:rPr>
          <w:del w:id="2107" w:author="格格 刘" w:date="2024-07-16T16:21:00Z"/>
          <w:rFonts w:ascii="Times New Roman" w:hAnsi="Times New Roman" w:eastAsia="方正仿宋_GBK"/>
          <w:sz w:val="32"/>
          <w:szCs w:val="32"/>
        </w:rPr>
        <w:pPrChange w:id="2106" w:author="彭姐江苏协会五月无锡展十月南京" w:date="2024-07-18T11:34:32Z">
          <w:pPr>
            <w:overflowPunct w:val="0"/>
            <w:adjustRightInd w:val="0"/>
            <w:snapToGrid w:val="0"/>
            <w:spacing w:line="600" w:lineRule="exact"/>
            <w:ind w:firstLine="800" w:firstLineChars="250"/>
          </w:pPr>
        </w:pPrChange>
      </w:pPr>
      <w:del w:id="2108" w:author="格格 刘" w:date="2024-07-16T16:21:00Z">
        <w:r>
          <w:rPr>
            <w:rFonts w:ascii="Times New Roman" w:hAnsi="Times New Roman" w:eastAsia="方正仿宋_GBK"/>
            <w:sz w:val="32"/>
            <w:szCs w:val="32"/>
          </w:rPr>
          <w:delText>（…）其他决议，须经到会会员（会员代表）1/2以上表决通过。</w:delText>
        </w:r>
      </w:del>
    </w:p>
    <w:p w14:paraId="5953365C">
      <w:pPr>
        <w:overflowPunct/>
        <w:adjustRightInd/>
        <w:snapToGrid/>
        <w:spacing w:line="480" w:lineRule="exact"/>
        <w:ind w:firstLine="640" w:firstLineChars="200"/>
        <w:jc w:val="left"/>
        <w:rPr>
          <w:del w:id="2110" w:author="格格 刘" w:date="2024-07-16T16:21:00Z"/>
          <w:rFonts w:ascii="Times New Roman" w:hAnsi="Times New Roman" w:eastAsia="仿宋_GB2312"/>
          <w:sz w:val="32"/>
          <w:szCs w:val="32"/>
        </w:rPr>
        <w:pPrChange w:id="2109" w:author="彭姐江苏协会五月无锡展十月南京" w:date="2024-07-18T11:34:32Z">
          <w:pPr>
            <w:overflowPunct w:val="0"/>
            <w:adjustRightInd w:val="0"/>
            <w:snapToGrid w:val="0"/>
            <w:spacing w:line="600" w:lineRule="exact"/>
            <w:ind w:firstLine="800" w:firstLineChars="250"/>
          </w:pPr>
        </w:pPrChange>
      </w:pPr>
    </w:p>
    <w:p w14:paraId="11F5BDB4">
      <w:pPr>
        <w:overflowPunct/>
        <w:adjustRightInd/>
        <w:snapToGrid/>
        <w:spacing w:after="0" w:afterLines="-2147483648" w:line="480" w:lineRule="exact"/>
        <w:ind w:firstLine="640" w:firstLineChars="200"/>
        <w:jc w:val="left"/>
        <w:rPr>
          <w:del w:id="2112" w:author="格格 刘" w:date="2024-07-16T16:21:00Z"/>
          <w:rFonts w:ascii="Times New Roman" w:hAnsi="Times New Roman" w:eastAsia="方正楷体_GBK"/>
          <w:b/>
          <w:sz w:val="32"/>
          <w:szCs w:val="32"/>
        </w:rPr>
        <w:pPrChange w:id="2111" w:author="彭姐江苏协会五月无锡展十月南京" w:date="2024-07-18T11:34:32Z">
          <w:pPr>
            <w:overflowPunct w:val="0"/>
            <w:adjustRightInd w:val="0"/>
            <w:snapToGrid w:val="0"/>
            <w:spacing w:after="156" w:afterLines="50" w:line="600" w:lineRule="exact"/>
            <w:jc w:val="center"/>
          </w:pPr>
        </w:pPrChange>
      </w:pPr>
      <w:del w:id="2113" w:author="格格 刘" w:date="2024-07-16T16:21:00Z">
        <w:r>
          <w:rPr>
            <w:rFonts w:ascii="Times New Roman" w:hAnsi="Times New Roman" w:eastAsia="方正楷体_GBK"/>
            <w:b/>
            <w:sz w:val="32"/>
            <w:szCs w:val="32"/>
          </w:rPr>
          <w:delText>第二节  理事会</w:delText>
        </w:r>
      </w:del>
    </w:p>
    <w:p w14:paraId="1C72CD5C">
      <w:pPr>
        <w:overflowPunct/>
        <w:adjustRightInd/>
        <w:snapToGrid/>
        <w:spacing w:line="480" w:lineRule="exact"/>
        <w:ind w:firstLine="640" w:firstLineChars="200"/>
        <w:jc w:val="left"/>
        <w:rPr>
          <w:del w:id="2115" w:author="格格 刘" w:date="2024-07-16T16:21:00Z"/>
          <w:rFonts w:ascii="Times New Roman" w:hAnsi="Times New Roman" w:eastAsia="方正仿宋_GBK"/>
          <w:sz w:val="32"/>
          <w:szCs w:val="32"/>
        </w:rPr>
        <w:pPrChange w:id="2114" w:author="彭姐江苏协会五月无锡展十月南京" w:date="2024-07-18T11:34:32Z">
          <w:pPr>
            <w:overflowPunct w:val="0"/>
            <w:adjustRightInd w:val="0"/>
            <w:snapToGrid w:val="0"/>
            <w:spacing w:line="600" w:lineRule="exact"/>
            <w:ind w:firstLine="640" w:firstLineChars="200"/>
          </w:pPr>
        </w:pPrChange>
      </w:pPr>
      <w:del w:id="2116" w:author="格格 刘" w:date="2024-07-16T16:21:00Z">
        <w:r>
          <w:rPr>
            <w:rFonts w:ascii="Times New Roman" w:hAnsi="Times New Roman" w:eastAsia="黑体"/>
            <w:sz w:val="32"/>
            <w:szCs w:val="32"/>
          </w:rPr>
          <w:delText>第二十二条</w:delText>
        </w:r>
      </w:del>
      <w:del w:id="2117" w:author="格格 刘" w:date="2024-07-16T16:21:00Z">
        <w:r>
          <w:rPr>
            <w:rFonts w:ascii="Times New Roman" w:hAnsi="Times New Roman" w:eastAsia="仿宋_GB2312"/>
            <w:sz w:val="32"/>
            <w:szCs w:val="32"/>
          </w:rPr>
          <w:delText xml:space="preserve">  </w:delText>
        </w:r>
      </w:del>
      <w:del w:id="2118" w:author="格格 刘" w:date="2024-07-16T16:21:00Z">
        <w:r>
          <w:rPr>
            <w:rFonts w:ascii="Times New Roman" w:hAnsi="Times New Roman" w:eastAsia="方正仿宋_GBK"/>
            <w:sz w:val="32"/>
            <w:szCs w:val="32"/>
          </w:rPr>
          <w:delText>理事会是会员大会（或会员代表大会）的执行机构，在会员大会（或会员代表大会）闭会期间领导本团体开展工作，对会员大会（或会员代表大会）负责。</w:delText>
        </w:r>
      </w:del>
    </w:p>
    <w:p w14:paraId="45F3E8B9">
      <w:pPr>
        <w:overflowPunct/>
        <w:adjustRightInd/>
        <w:snapToGrid/>
        <w:spacing w:line="480" w:lineRule="exact"/>
        <w:ind w:firstLine="640" w:firstLineChars="200"/>
        <w:jc w:val="left"/>
        <w:rPr>
          <w:del w:id="2120" w:author="格格 刘" w:date="2024-07-16T16:21:00Z"/>
          <w:rFonts w:ascii="Times New Roman" w:hAnsi="Times New Roman" w:eastAsia="方正仿宋_GBK"/>
          <w:sz w:val="32"/>
          <w:szCs w:val="32"/>
        </w:rPr>
        <w:pPrChange w:id="2119" w:author="彭姐江苏协会五月无锡展十月南京" w:date="2024-07-18T11:34:32Z">
          <w:pPr>
            <w:overflowPunct w:val="0"/>
            <w:adjustRightInd w:val="0"/>
            <w:snapToGrid w:val="0"/>
            <w:spacing w:line="600" w:lineRule="exact"/>
            <w:ind w:firstLine="640" w:firstLineChars="200"/>
          </w:pPr>
        </w:pPrChange>
      </w:pPr>
      <w:del w:id="2121" w:author="格格 刘" w:date="2024-07-16T16:21:00Z">
        <w:r>
          <w:rPr>
            <w:rFonts w:ascii="Times New Roman" w:hAnsi="Times New Roman" w:eastAsia="方正仿宋_GBK"/>
            <w:sz w:val="32"/>
            <w:szCs w:val="32"/>
          </w:rPr>
          <w:delText>理事人数不超过会员（会员代表）的1/3，且为单数。</w:delText>
        </w:r>
      </w:del>
    </w:p>
    <w:p w14:paraId="3491A94C">
      <w:pPr>
        <w:overflowPunct/>
        <w:adjustRightInd/>
        <w:snapToGrid/>
        <w:spacing w:line="480" w:lineRule="exact"/>
        <w:ind w:firstLine="640" w:firstLineChars="200"/>
        <w:jc w:val="left"/>
        <w:rPr>
          <w:del w:id="2123" w:author="格格 刘" w:date="2024-07-16T16:21:00Z"/>
          <w:rFonts w:ascii="Times New Roman" w:hAnsi="Times New Roman" w:eastAsia="方正仿宋_GBK"/>
          <w:sz w:val="32"/>
          <w:szCs w:val="32"/>
        </w:rPr>
        <w:pPrChange w:id="2122" w:author="彭姐江苏协会五月无锡展十月南京" w:date="2024-07-18T11:34:32Z">
          <w:pPr>
            <w:overflowPunct w:val="0"/>
            <w:adjustRightInd w:val="0"/>
            <w:snapToGrid w:val="0"/>
            <w:spacing w:line="600" w:lineRule="exact"/>
            <w:ind w:firstLine="640" w:firstLineChars="200"/>
          </w:pPr>
        </w:pPrChange>
      </w:pPr>
      <w:del w:id="2124" w:author="格格 刘" w:date="2024-07-16T16:21:00Z">
        <w:r>
          <w:rPr>
            <w:rFonts w:ascii="Times New Roman" w:hAnsi="Times New Roman" w:eastAsia="黑体"/>
            <w:sz w:val="32"/>
            <w:szCs w:val="32"/>
          </w:rPr>
          <w:delText>第二十三条</w:delText>
        </w:r>
      </w:del>
      <w:del w:id="2125" w:author="格格 刘" w:date="2024-07-16T16:21:00Z">
        <w:r>
          <w:rPr>
            <w:rFonts w:ascii="Times New Roman" w:hAnsi="Times New Roman" w:eastAsia="仿宋_GB2312"/>
            <w:sz w:val="32"/>
            <w:szCs w:val="32"/>
          </w:rPr>
          <w:delText xml:space="preserve">  </w:delText>
        </w:r>
      </w:del>
      <w:del w:id="2126" w:author="格格 刘" w:date="2024-07-16T16:21:00Z">
        <w:r>
          <w:rPr>
            <w:rFonts w:ascii="Times New Roman" w:hAnsi="Times New Roman" w:eastAsia="方正仿宋_GBK"/>
            <w:sz w:val="32"/>
            <w:szCs w:val="32"/>
          </w:rPr>
          <w:delText>本团体理事应当符合以下条件：</w:delText>
        </w:r>
      </w:del>
    </w:p>
    <w:p w14:paraId="6D7AEF0A">
      <w:pPr>
        <w:overflowPunct/>
        <w:adjustRightInd/>
        <w:snapToGrid/>
        <w:spacing w:line="480" w:lineRule="exact"/>
        <w:ind w:firstLine="640" w:firstLineChars="200"/>
        <w:jc w:val="left"/>
        <w:rPr>
          <w:del w:id="2128" w:author="格格 刘" w:date="2024-07-16T16:21:00Z"/>
          <w:rFonts w:ascii="Times New Roman" w:hAnsi="Times New Roman" w:eastAsia="仿宋_GB2312"/>
          <w:sz w:val="32"/>
          <w:szCs w:val="32"/>
        </w:rPr>
        <w:pPrChange w:id="2127" w:author="彭姐江苏协会五月无锡展十月南京" w:date="2024-07-18T11:34:32Z">
          <w:pPr>
            <w:overflowPunct w:val="0"/>
            <w:adjustRightInd w:val="0"/>
            <w:snapToGrid w:val="0"/>
            <w:spacing w:line="600" w:lineRule="exact"/>
            <w:ind w:firstLine="640" w:firstLineChars="200"/>
          </w:pPr>
        </w:pPrChange>
      </w:pPr>
      <w:del w:id="2129" w:author="格格 刘" w:date="2024-07-16T16:21:00Z">
        <w:r>
          <w:rPr>
            <w:rFonts w:ascii="Times New Roman" w:hAnsi="Times New Roman" w:eastAsia="方正仿宋_GBK"/>
            <w:sz w:val="32"/>
            <w:szCs w:val="32"/>
          </w:rPr>
          <w:delText>（一）</w:delText>
        </w:r>
      </w:del>
      <w:del w:id="2130" w:author="格格 刘" w:date="2024-07-16T16:21:00Z">
        <w:r>
          <w:rPr>
            <w:rFonts w:ascii="Times New Roman" w:hAnsi="Times New Roman" w:eastAsia="仿宋_GB2312"/>
            <w:sz w:val="32"/>
            <w:szCs w:val="32"/>
            <w:u w:val="single"/>
          </w:rPr>
          <w:delText xml:space="preserve">              </w:delText>
        </w:r>
      </w:del>
      <w:del w:id="2131" w:author="格格 刘" w:date="2024-07-16T16:21:00Z">
        <w:r>
          <w:rPr>
            <w:rFonts w:ascii="Times New Roman" w:hAnsi="Times New Roman"/>
            <w:sz w:val="32"/>
            <w:szCs w:val="32"/>
            <w:u w:val="single"/>
          </w:rPr>
          <w:delText xml:space="preserve">  </w:delText>
        </w:r>
      </w:del>
      <w:del w:id="2132" w:author="格格 刘" w:date="2024-07-16T16:21:00Z">
        <w:r>
          <w:rPr>
            <w:rFonts w:ascii="Times New Roman" w:hAnsi="Times New Roman" w:eastAsia="方正仿宋_GBK"/>
            <w:sz w:val="32"/>
            <w:szCs w:val="32"/>
          </w:rPr>
          <w:delText>；</w:delText>
        </w:r>
      </w:del>
    </w:p>
    <w:p w14:paraId="3A5E978F">
      <w:pPr>
        <w:overflowPunct/>
        <w:adjustRightInd/>
        <w:snapToGrid/>
        <w:spacing w:line="480" w:lineRule="exact"/>
        <w:ind w:firstLine="640" w:firstLineChars="200"/>
        <w:jc w:val="left"/>
        <w:rPr>
          <w:del w:id="2134" w:author="格格 刘" w:date="2024-07-16T16:21:00Z"/>
          <w:rFonts w:ascii="Times New Roman" w:hAnsi="Times New Roman" w:eastAsia="仿宋_GB2312"/>
          <w:sz w:val="32"/>
          <w:szCs w:val="32"/>
        </w:rPr>
        <w:pPrChange w:id="2133" w:author="彭姐江苏协会五月无锡展十月南京" w:date="2024-07-18T11:34:32Z">
          <w:pPr>
            <w:overflowPunct w:val="0"/>
            <w:adjustRightInd w:val="0"/>
            <w:snapToGrid w:val="0"/>
            <w:spacing w:line="600" w:lineRule="exact"/>
            <w:ind w:firstLine="640" w:firstLineChars="200"/>
          </w:pPr>
        </w:pPrChange>
      </w:pPr>
      <w:del w:id="2135" w:author="格格 刘" w:date="2024-07-16T16:21:00Z">
        <w:r>
          <w:rPr>
            <w:rFonts w:ascii="Times New Roman" w:hAnsi="Times New Roman" w:eastAsia="方正仿宋_GBK"/>
            <w:sz w:val="32"/>
            <w:szCs w:val="32"/>
          </w:rPr>
          <w:delText>（…）</w:delText>
        </w:r>
      </w:del>
      <w:del w:id="2136" w:author="格格 刘" w:date="2024-07-16T16:21:00Z">
        <w:r>
          <w:rPr>
            <w:rFonts w:ascii="Times New Roman" w:hAnsi="Times New Roman" w:eastAsia="仿宋_GB2312"/>
            <w:sz w:val="32"/>
            <w:szCs w:val="32"/>
            <w:u w:val="single"/>
          </w:rPr>
          <w:delText xml:space="preserve">                </w:delText>
        </w:r>
      </w:del>
      <w:del w:id="2137" w:author="格格 刘" w:date="2024-07-16T16:21:00Z">
        <w:r>
          <w:rPr>
            <w:rFonts w:ascii="Times New Roman" w:hAnsi="Times New Roman" w:eastAsia="方正仿宋_GBK"/>
            <w:sz w:val="32"/>
            <w:szCs w:val="32"/>
          </w:rPr>
          <w:delText>。</w:delText>
        </w:r>
      </w:del>
    </w:p>
    <w:p w14:paraId="27D0ED1A">
      <w:pPr>
        <w:overflowPunct/>
        <w:adjustRightInd/>
        <w:snapToGrid/>
        <w:spacing w:line="480" w:lineRule="exact"/>
        <w:ind w:firstLine="640" w:firstLineChars="200"/>
        <w:jc w:val="left"/>
        <w:rPr>
          <w:del w:id="2139" w:author="格格 刘" w:date="2024-07-16T16:21:00Z"/>
          <w:rFonts w:ascii="Times New Roman" w:hAnsi="Times New Roman" w:eastAsia="方正仿宋_GBK"/>
          <w:sz w:val="32"/>
          <w:szCs w:val="32"/>
        </w:rPr>
        <w:pPrChange w:id="2138" w:author="彭姐江苏协会五月无锡展十月南京" w:date="2024-07-18T11:34:32Z">
          <w:pPr>
            <w:overflowPunct w:val="0"/>
            <w:adjustRightInd w:val="0"/>
            <w:snapToGrid w:val="0"/>
            <w:spacing w:line="600" w:lineRule="exact"/>
            <w:ind w:firstLine="640" w:firstLineChars="200"/>
          </w:pPr>
        </w:pPrChange>
      </w:pPr>
      <w:del w:id="2140" w:author="格格 刘" w:date="2024-07-16T16:21:00Z">
        <w:r>
          <w:rPr>
            <w:rFonts w:ascii="Times New Roman" w:hAnsi="Times New Roman" w:eastAsia="黑体"/>
            <w:sz w:val="32"/>
            <w:szCs w:val="32"/>
          </w:rPr>
          <w:delText>第二十四条</w:delText>
        </w:r>
      </w:del>
      <w:del w:id="2141" w:author="格格 刘" w:date="2024-07-16T16:21:00Z">
        <w:r>
          <w:rPr>
            <w:rFonts w:ascii="Times New Roman" w:hAnsi="Times New Roman" w:eastAsia="仿宋_GB2312"/>
            <w:sz w:val="32"/>
            <w:szCs w:val="32"/>
          </w:rPr>
          <w:delText xml:space="preserve">  </w:delText>
        </w:r>
      </w:del>
      <w:del w:id="2142" w:author="格格 刘" w:date="2024-07-16T16:21:00Z">
        <w:r>
          <w:rPr>
            <w:rFonts w:ascii="Times New Roman" w:hAnsi="Times New Roman" w:eastAsia="方正仿宋_GBK"/>
            <w:sz w:val="32"/>
            <w:szCs w:val="32"/>
          </w:rPr>
          <w:delText>单位理事的代表由该单位的主要负责人担任，每个理事单位只能选派一名代表担任理事。单位调整理事代表，由其书面通知本团体，报理事会或常务理事会备案。该理事同时为常务理事的，一并调整。</w:delText>
        </w:r>
      </w:del>
    </w:p>
    <w:p w14:paraId="0BBA4B37">
      <w:pPr>
        <w:overflowPunct/>
        <w:adjustRightInd/>
        <w:snapToGrid/>
        <w:spacing w:line="480" w:lineRule="exact"/>
        <w:ind w:firstLine="640" w:firstLineChars="200"/>
        <w:jc w:val="left"/>
        <w:rPr>
          <w:del w:id="2144" w:author="格格 刘" w:date="2024-07-16T16:21:00Z"/>
          <w:rFonts w:ascii="Times New Roman" w:hAnsi="Times New Roman" w:eastAsia="仿宋_GB2312"/>
          <w:sz w:val="32"/>
          <w:szCs w:val="32"/>
        </w:rPr>
        <w:pPrChange w:id="2143" w:author="彭姐江苏协会五月无锡展十月南京" w:date="2024-07-18T11:34:32Z">
          <w:pPr>
            <w:overflowPunct w:val="0"/>
            <w:adjustRightInd w:val="0"/>
            <w:snapToGrid w:val="0"/>
            <w:spacing w:line="600" w:lineRule="exact"/>
            <w:ind w:firstLine="640" w:firstLineChars="200"/>
          </w:pPr>
        </w:pPrChange>
      </w:pPr>
      <w:del w:id="2145" w:author="格格 刘" w:date="2024-07-16T16:21:00Z">
        <w:r>
          <w:rPr>
            <w:rFonts w:ascii="Times New Roman" w:hAnsi="Times New Roman" w:eastAsia="黑体"/>
            <w:sz w:val="32"/>
            <w:szCs w:val="32"/>
          </w:rPr>
          <w:delText>第二十五条</w:delText>
        </w:r>
      </w:del>
      <w:del w:id="2146" w:author="格格 刘" w:date="2024-07-16T16:21:00Z">
        <w:r>
          <w:rPr>
            <w:rFonts w:ascii="Times New Roman" w:hAnsi="Times New Roman" w:eastAsia="仿宋_GB2312"/>
            <w:sz w:val="32"/>
            <w:szCs w:val="32"/>
          </w:rPr>
          <w:delText xml:space="preserve">  </w:delText>
        </w:r>
      </w:del>
      <w:del w:id="2147" w:author="格格 刘" w:date="2024-07-16T16:21:00Z">
        <w:r>
          <w:rPr>
            <w:rFonts w:ascii="Times New Roman" w:hAnsi="Times New Roman" w:eastAsia="方正仿宋_GBK"/>
            <w:sz w:val="32"/>
            <w:szCs w:val="32"/>
          </w:rPr>
          <w:delText>理事会的职权是：</w:delText>
        </w:r>
      </w:del>
    </w:p>
    <w:p w14:paraId="18C7B5EF">
      <w:pPr>
        <w:overflowPunct/>
        <w:adjustRightInd/>
        <w:snapToGrid/>
        <w:spacing w:line="480" w:lineRule="exact"/>
        <w:ind w:firstLine="640" w:firstLineChars="200"/>
        <w:jc w:val="left"/>
        <w:rPr>
          <w:del w:id="2149" w:author="格格 刘" w:date="2024-07-16T16:21:00Z"/>
          <w:rFonts w:ascii="Times New Roman" w:hAnsi="Times New Roman" w:eastAsia="仿宋_GB2312"/>
          <w:sz w:val="32"/>
          <w:szCs w:val="32"/>
        </w:rPr>
        <w:pPrChange w:id="2148" w:author="彭姐江苏协会五月无锡展十月南京" w:date="2024-07-18T11:34:32Z">
          <w:pPr>
            <w:overflowPunct w:val="0"/>
            <w:adjustRightInd w:val="0"/>
            <w:snapToGrid w:val="0"/>
            <w:spacing w:line="600" w:lineRule="exact"/>
            <w:ind w:firstLine="640" w:firstLineChars="200"/>
          </w:pPr>
        </w:pPrChange>
      </w:pPr>
      <w:del w:id="2150" w:author="格格 刘" w:date="2024-07-16T16:21:00Z">
        <w:r>
          <w:rPr>
            <w:rFonts w:ascii="Times New Roman" w:hAnsi="Times New Roman" w:eastAsia="方正仿宋_GBK"/>
            <w:sz w:val="32"/>
            <w:szCs w:val="32"/>
          </w:rPr>
          <w:delText>（一）制定会员代表产生办法和分配名额</w:delText>
        </w:r>
      </w:del>
      <w:del w:id="2151" w:author="格格 刘" w:date="2024-07-16T16:21:00Z">
        <w:r>
          <w:rPr>
            <w:rFonts w:ascii="Times New Roman" w:hAnsi="Times New Roman" w:eastAsia="仿宋_GB2312"/>
            <w:sz w:val="32"/>
            <w:szCs w:val="32"/>
          </w:rPr>
          <w:delText>【</w:delText>
        </w:r>
      </w:del>
      <w:del w:id="2152" w:author="格格 刘" w:date="2024-07-16T16:21:00Z">
        <w:r>
          <w:rPr>
            <w:rFonts w:ascii="Times New Roman" w:hAnsi="Times New Roman" w:eastAsia="方正楷体_GBK"/>
            <w:sz w:val="32"/>
            <w:szCs w:val="32"/>
          </w:rPr>
          <w:delText>只适用于会员代表大会</w:delText>
        </w:r>
      </w:del>
      <w:del w:id="2153" w:author="格格 刘" w:date="2024-07-16T16:21:00Z">
        <w:r>
          <w:rPr>
            <w:rFonts w:ascii="Times New Roman" w:hAnsi="Times New Roman" w:eastAsia="仿宋_GB2312"/>
            <w:sz w:val="32"/>
            <w:szCs w:val="32"/>
          </w:rPr>
          <w:delText>】；</w:delText>
        </w:r>
      </w:del>
    </w:p>
    <w:p w14:paraId="19EC42F3">
      <w:pPr>
        <w:overflowPunct/>
        <w:adjustRightInd/>
        <w:snapToGrid/>
        <w:spacing w:line="480" w:lineRule="exact"/>
        <w:ind w:firstLine="640" w:firstLineChars="200"/>
        <w:jc w:val="left"/>
        <w:rPr>
          <w:del w:id="2155" w:author="格格 刘" w:date="2024-07-16T16:21:00Z"/>
          <w:rFonts w:ascii="Times New Roman" w:hAnsi="Times New Roman" w:eastAsia="方正仿宋_GBK"/>
          <w:sz w:val="32"/>
          <w:szCs w:val="32"/>
        </w:rPr>
        <w:pPrChange w:id="2154" w:author="彭姐江苏协会五月无锡展十月南京" w:date="2024-07-18T11:34:32Z">
          <w:pPr>
            <w:overflowPunct w:val="0"/>
            <w:adjustRightInd w:val="0"/>
            <w:snapToGrid w:val="0"/>
            <w:spacing w:line="600" w:lineRule="exact"/>
            <w:ind w:firstLine="640" w:firstLineChars="200"/>
          </w:pPr>
        </w:pPrChange>
      </w:pPr>
      <w:del w:id="2156" w:author="格格 刘" w:date="2024-07-16T16:21:00Z">
        <w:r>
          <w:rPr>
            <w:rFonts w:ascii="Times New Roman" w:hAnsi="Times New Roman" w:eastAsia="方正仿宋_GBK"/>
            <w:sz w:val="32"/>
            <w:szCs w:val="32"/>
          </w:rPr>
          <w:delText>（二）筹备召开会员大会（或会员代表大会）；</w:delText>
        </w:r>
      </w:del>
    </w:p>
    <w:p w14:paraId="09D71142">
      <w:pPr>
        <w:overflowPunct/>
        <w:adjustRightInd/>
        <w:snapToGrid/>
        <w:spacing w:line="480" w:lineRule="exact"/>
        <w:ind w:firstLine="640" w:firstLineChars="200"/>
        <w:jc w:val="left"/>
        <w:rPr>
          <w:del w:id="2158" w:author="格格 刘" w:date="2024-07-16T16:21:00Z"/>
          <w:rFonts w:ascii="Times New Roman" w:hAnsi="Times New Roman" w:eastAsia="方正仿宋_GBK"/>
          <w:sz w:val="32"/>
          <w:szCs w:val="32"/>
        </w:rPr>
        <w:pPrChange w:id="2157" w:author="彭姐江苏协会五月无锡展十月南京" w:date="2024-07-18T11:34:32Z">
          <w:pPr>
            <w:overflowPunct w:val="0"/>
            <w:adjustRightInd w:val="0"/>
            <w:snapToGrid w:val="0"/>
            <w:spacing w:line="600" w:lineRule="exact"/>
            <w:ind w:firstLine="640" w:firstLineChars="200"/>
          </w:pPr>
        </w:pPrChange>
      </w:pPr>
      <w:del w:id="2159" w:author="格格 刘" w:date="2024-07-16T16:21:00Z">
        <w:r>
          <w:rPr>
            <w:rFonts w:ascii="Times New Roman" w:hAnsi="Times New Roman" w:eastAsia="方正仿宋_GBK"/>
            <w:sz w:val="32"/>
            <w:szCs w:val="32"/>
          </w:rPr>
          <w:delText>（三）执行会员大会（或会员代表大会）决议；</w:delText>
        </w:r>
      </w:del>
    </w:p>
    <w:p w14:paraId="176EF73E">
      <w:pPr>
        <w:overflowPunct/>
        <w:adjustRightInd/>
        <w:snapToGrid/>
        <w:spacing w:line="480" w:lineRule="exact"/>
        <w:ind w:firstLine="640" w:firstLineChars="200"/>
        <w:jc w:val="left"/>
        <w:rPr>
          <w:del w:id="2161" w:author="格格 刘" w:date="2024-07-16T16:21:00Z"/>
          <w:rFonts w:ascii="Times New Roman" w:hAnsi="Times New Roman" w:eastAsia="方正仿宋_GBK"/>
          <w:sz w:val="32"/>
          <w:szCs w:val="32"/>
        </w:rPr>
        <w:pPrChange w:id="2160" w:author="彭姐江苏协会五月无锡展十月南京" w:date="2024-07-18T11:34:32Z">
          <w:pPr>
            <w:overflowPunct w:val="0"/>
            <w:adjustRightInd w:val="0"/>
            <w:snapToGrid w:val="0"/>
            <w:spacing w:line="600" w:lineRule="exact"/>
            <w:ind w:firstLine="640" w:firstLineChars="200"/>
          </w:pPr>
        </w:pPrChange>
      </w:pPr>
      <w:del w:id="2162" w:author="格格 刘" w:date="2024-07-16T16:21:00Z">
        <w:r>
          <w:rPr>
            <w:rFonts w:ascii="Times New Roman" w:hAnsi="Times New Roman" w:eastAsia="方正仿宋_GBK"/>
            <w:sz w:val="32"/>
            <w:szCs w:val="32"/>
          </w:rPr>
          <w:delText>（四）决定内设机构、分支机构、代表机构的设立、变更和终止；</w:delText>
        </w:r>
      </w:del>
    </w:p>
    <w:p w14:paraId="5E39941C">
      <w:pPr>
        <w:overflowPunct/>
        <w:adjustRightInd/>
        <w:snapToGrid/>
        <w:spacing w:line="480" w:lineRule="exact"/>
        <w:ind w:firstLine="640" w:firstLineChars="200"/>
        <w:jc w:val="left"/>
        <w:rPr>
          <w:del w:id="2164" w:author="格格 刘" w:date="2024-07-16T16:21:00Z"/>
          <w:rFonts w:ascii="Times New Roman" w:hAnsi="Times New Roman" w:eastAsia="方正仿宋_GBK"/>
          <w:sz w:val="32"/>
          <w:szCs w:val="32"/>
        </w:rPr>
        <w:pPrChange w:id="2163" w:author="彭姐江苏协会五月无锡展十月南京" w:date="2024-07-18T11:34:32Z">
          <w:pPr>
            <w:overflowPunct w:val="0"/>
            <w:adjustRightInd w:val="0"/>
            <w:snapToGrid w:val="0"/>
            <w:spacing w:line="600" w:lineRule="exact"/>
            <w:ind w:firstLine="640" w:firstLineChars="200"/>
          </w:pPr>
        </w:pPrChange>
      </w:pPr>
      <w:del w:id="2165" w:author="格格 刘" w:date="2024-07-16T16:21:00Z">
        <w:r>
          <w:rPr>
            <w:rFonts w:ascii="Times New Roman" w:hAnsi="Times New Roman" w:eastAsia="方正仿宋_GBK"/>
            <w:sz w:val="32"/>
            <w:szCs w:val="32"/>
          </w:rPr>
          <w:delText xml:space="preserve">（五）决定副秘书长和内设机构主要负责人的人选； </w:delText>
        </w:r>
      </w:del>
    </w:p>
    <w:p w14:paraId="6BC05801">
      <w:pPr>
        <w:overflowPunct/>
        <w:adjustRightInd/>
        <w:snapToGrid/>
        <w:spacing w:line="480" w:lineRule="exact"/>
        <w:ind w:firstLine="640" w:firstLineChars="200"/>
        <w:jc w:val="left"/>
        <w:rPr>
          <w:del w:id="2167" w:author="格格 刘" w:date="2024-07-16T16:21:00Z"/>
          <w:rFonts w:ascii="Times New Roman" w:hAnsi="Times New Roman" w:eastAsia="方正仿宋_GBK"/>
          <w:sz w:val="32"/>
          <w:szCs w:val="32"/>
        </w:rPr>
        <w:pPrChange w:id="2166" w:author="彭姐江苏协会五月无锡展十月南京" w:date="2024-07-18T11:34:32Z">
          <w:pPr>
            <w:overflowPunct w:val="0"/>
            <w:adjustRightInd w:val="0"/>
            <w:snapToGrid w:val="0"/>
            <w:spacing w:line="600" w:lineRule="exact"/>
            <w:ind w:firstLine="640" w:firstLineChars="200"/>
          </w:pPr>
        </w:pPrChange>
      </w:pPr>
      <w:del w:id="2168" w:author="格格 刘" w:date="2024-07-16T16:21:00Z">
        <w:r>
          <w:rPr>
            <w:rFonts w:ascii="Times New Roman" w:hAnsi="Times New Roman" w:eastAsia="方正仿宋_GBK"/>
            <w:sz w:val="32"/>
            <w:szCs w:val="32"/>
          </w:rPr>
          <w:delText>（六）领导本团体各机构开展工作；</w:delText>
        </w:r>
      </w:del>
    </w:p>
    <w:p w14:paraId="64BA5D07">
      <w:pPr>
        <w:overflowPunct/>
        <w:adjustRightInd/>
        <w:snapToGrid/>
        <w:spacing w:line="480" w:lineRule="exact"/>
        <w:ind w:firstLine="640" w:firstLineChars="200"/>
        <w:jc w:val="left"/>
        <w:rPr>
          <w:del w:id="2170" w:author="格格 刘" w:date="2024-07-16T16:21:00Z"/>
          <w:rFonts w:ascii="Times New Roman" w:hAnsi="Times New Roman" w:eastAsia="方正仿宋_GBK"/>
          <w:sz w:val="32"/>
          <w:szCs w:val="32"/>
        </w:rPr>
        <w:pPrChange w:id="2169" w:author="彭姐江苏协会五月无锡展十月南京" w:date="2024-07-18T11:34:32Z">
          <w:pPr>
            <w:overflowPunct w:val="0"/>
            <w:adjustRightInd w:val="0"/>
            <w:snapToGrid w:val="0"/>
            <w:spacing w:line="600" w:lineRule="exact"/>
            <w:ind w:firstLine="640" w:firstLineChars="200"/>
          </w:pPr>
        </w:pPrChange>
      </w:pPr>
      <w:del w:id="2171" w:author="格格 刘" w:date="2024-07-16T16:21:00Z">
        <w:r>
          <w:rPr>
            <w:rFonts w:ascii="Times New Roman" w:hAnsi="Times New Roman" w:eastAsia="方正仿宋_GBK"/>
            <w:sz w:val="32"/>
            <w:szCs w:val="32"/>
          </w:rPr>
          <w:delText>（七）选举或者罢免常务理事、负责人；</w:delText>
        </w:r>
      </w:del>
    </w:p>
    <w:p w14:paraId="6F5374FA">
      <w:pPr>
        <w:overflowPunct/>
        <w:adjustRightInd/>
        <w:snapToGrid/>
        <w:spacing w:line="480" w:lineRule="exact"/>
        <w:ind w:firstLine="640" w:firstLineChars="200"/>
        <w:jc w:val="left"/>
        <w:rPr>
          <w:del w:id="2173" w:author="格格 刘" w:date="2024-07-16T16:21:00Z"/>
          <w:rFonts w:ascii="Times New Roman" w:hAnsi="Times New Roman" w:eastAsia="仿宋_GB2312"/>
          <w:sz w:val="32"/>
          <w:szCs w:val="32"/>
        </w:rPr>
        <w:pPrChange w:id="2172" w:author="彭姐江苏协会五月无锡展十月南京" w:date="2024-07-18T11:34:32Z">
          <w:pPr>
            <w:overflowPunct w:val="0"/>
            <w:adjustRightInd w:val="0"/>
            <w:snapToGrid w:val="0"/>
            <w:spacing w:line="600" w:lineRule="exact"/>
            <w:ind w:firstLine="640" w:firstLineChars="200"/>
          </w:pPr>
        </w:pPrChange>
      </w:pPr>
      <w:del w:id="2174" w:author="格格 刘" w:date="2024-07-16T16:21:00Z">
        <w:r>
          <w:rPr>
            <w:rFonts w:ascii="Times New Roman" w:hAnsi="Times New Roman" w:eastAsia="方正仿宋_GBK"/>
            <w:sz w:val="32"/>
            <w:szCs w:val="32"/>
          </w:rPr>
          <w:delText>（八）决定法定代表人的人选</w:delText>
        </w:r>
      </w:del>
      <w:del w:id="2175" w:author="格格 刘" w:date="2024-07-16T16:21:00Z">
        <w:r>
          <w:rPr>
            <w:rFonts w:ascii="Times New Roman" w:hAnsi="Times New Roman" w:eastAsia="仿宋_GB2312"/>
            <w:sz w:val="32"/>
            <w:szCs w:val="32"/>
          </w:rPr>
          <w:delText>【</w:delText>
        </w:r>
      </w:del>
      <w:del w:id="2176" w:author="格格 刘" w:date="2024-07-16T16:21:00Z">
        <w:r>
          <w:rPr>
            <w:rFonts w:ascii="Times New Roman" w:hAnsi="Times New Roman" w:eastAsia="方正楷体_GBK"/>
            <w:sz w:val="32"/>
            <w:szCs w:val="32"/>
          </w:rPr>
          <w:delText>在负责人中产生</w:delText>
        </w:r>
      </w:del>
      <w:del w:id="2177" w:author="格格 刘" w:date="2024-07-16T16:21:00Z">
        <w:r>
          <w:rPr>
            <w:rFonts w:ascii="Times New Roman" w:hAnsi="Times New Roman" w:eastAsia="仿宋_GB2312"/>
            <w:sz w:val="32"/>
            <w:szCs w:val="32"/>
          </w:rPr>
          <w:delText>】；</w:delText>
        </w:r>
      </w:del>
    </w:p>
    <w:p w14:paraId="35A1E4AD">
      <w:pPr>
        <w:overflowPunct/>
        <w:adjustRightInd/>
        <w:snapToGrid/>
        <w:spacing w:line="480" w:lineRule="exact"/>
        <w:ind w:firstLine="640" w:firstLineChars="200"/>
        <w:jc w:val="left"/>
        <w:rPr>
          <w:del w:id="2179" w:author="格格 刘" w:date="2024-07-16T16:21:00Z"/>
          <w:rFonts w:ascii="Times New Roman" w:hAnsi="Times New Roman" w:eastAsia="仿宋_GB2312"/>
          <w:sz w:val="32"/>
          <w:szCs w:val="32"/>
        </w:rPr>
        <w:pPrChange w:id="2178" w:author="彭姐江苏协会五月无锡展十月南京" w:date="2024-07-18T11:34:32Z">
          <w:pPr>
            <w:overflowPunct w:val="0"/>
            <w:adjustRightInd w:val="0"/>
            <w:snapToGrid w:val="0"/>
            <w:spacing w:line="600" w:lineRule="exact"/>
            <w:ind w:firstLine="640" w:firstLineChars="200"/>
          </w:pPr>
        </w:pPrChange>
      </w:pPr>
      <w:del w:id="2180" w:author="格格 刘" w:date="2024-07-16T16:21:00Z">
        <w:r>
          <w:rPr>
            <w:rFonts w:ascii="Times New Roman" w:hAnsi="Times New Roman" w:eastAsia="方正仿宋_GBK"/>
            <w:sz w:val="32"/>
            <w:szCs w:val="32"/>
          </w:rPr>
          <w:delText>（九）决定聘任或者解聘秘书长</w:delText>
        </w:r>
      </w:del>
      <w:del w:id="2181" w:author="格格 刘" w:date="2024-07-16T16:21:00Z">
        <w:r>
          <w:rPr>
            <w:rFonts w:ascii="Times New Roman" w:hAnsi="Times New Roman" w:eastAsia="仿宋_GB2312"/>
            <w:sz w:val="32"/>
            <w:szCs w:val="32"/>
          </w:rPr>
          <w:delText>【</w:delText>
        </w:r>
      </w:del>
      <w:del w:id="2182" w:author="格格 刘" w:date="2024-07-16T16:21:00Z">
        <w:r>
          <w:rPr>
            <w:rFonts w:ascii="Times New Roman" w:hAnsi="Times New Roman" w:eastAsia="方正楷体_GBK"/>
            <w:sz w:val="32"/>
            <w:szCs w:val="32"/>
          </w:rPr>
          <w:delText>适用于秘书长聘任产生的社会团体</w:delText>
        </w:r>
      </w:del>
      <w:del w:id="2183" w:author="格格 刘" w:date="2024-07-16T16:21:00Z">
        <w:r>
          <w:rPr>
            <w:rFonts w:ascii="Times New Roman" w:hAnsi="Times New Roman" w:eastAsia="仿宋_GB2312"/>
            <w:sz w:val="32"/>
            <w:szCs w:val="32"/>
          </w:rPr>
          <w:delText>】；</w:delText>
        </w:r>
      </w:del>
    </w:p>
    <w:p w14:paraId="349ACC8D">
      <w:pPr>
        <w:overflowPunct/>
        <w:adjustRightInd/>
        <w:snapToGrid/>
        <w:spacing w:line="480" w:lineRule="exact"/>
        <w:ind w:firstLine="640" w:firstLineChars="200"/>
        <w:jc w:val="left"/>
        <w:rPr>
          <w:del w:id="2185" w:author="格格 刘" w:date="2024-07-16T16:21:00Z"/>
          <w:rFonts w:ascii="Times New Roman" w:hAnsi="Times New Roman" w:eastAsia="方正仿宋_GBK"/>
          <w:sz w:val="32"/>
          <w:szCs w:val="32"/>
        </w:rPr>
        <w:pPrChange w:id="2184" w:author="彭姐江苏协会五月无锡展十月南京" w:date="2024-07-18T11:34:32Z">
          <w:pPr>
            <w:overflowPunct w:val="0"/>
            <w:adjustRightInd w:val="0"/>
            <w:snapToGrid w:val="0"/>
            <w:spacing w:line="600" w:lineRule="exact"/>
            <w:ind w:firstLine="640" w:firstLineChars="200"/>
          </w:pPr>
        </w:pPrChange>
      </w:pPr>
      <w:del w:id="2186" w:author="格格 刘" w:date="2024-07-16T16:21:00Z">
        <w:r>
          <w:rPr>
            <w:rFonts w:ascii="Times New Roman" w:hAnsi="Times New Roman" w:eastAsia="方正仿宋_GBK"/>
            <w:sz w:val="32"/>
            <w:szCs w:val="32"/>
          </w:rPr>
          <w:delText>（十）向会员大会（或会员代表大会）提交工作报告和财务报告；</w:delText>
        </w:r>
      </w:del>
    </w:p>
    <w:p w14:paraId="74D5A437">
      <w:pPr>
        <w:overflowPunct/>
        <w:adjustRightInd/>
        <w:snapToGrid/>
        <w:spacing w:line="480" w:lineRule="exact"/>
        <w:ind w:firstLine="640" w:firstLineChars="200"/>
        <w:jc w:val="left"/>
        <w:rPr>
          <w:del w:id="2188" w:author="格格 刘" w:date="2024-07-16T16:21:00Z"/>
          <w:rFonts w:ascii="Times New Roman" w:hAnsi="Times New Roman" w:eastAsia="方正仿宋_GBK"/>
          <w:sz w:val="32"/>
          <w:szCs w:val="32"/>
        </w:rPr>
        <w:pPrChange w:id="2187" w:author="彭姐江苏协会五月无锡展十月南京" w:date="2024-07-18T11:34:32Z">
          <w:pPr>
            <w:overflowPunct w:val="0"/>
            <w:adjustRightInd w:val="0"/>
            <w:snapToGrid w:val="0"/>
            <w:spacing w:line="600" w:lineRule="exact"/>
            <w:ind w:firstLine="640" w:firstLineChars="200"/>
          </w:pPr>
        </w:pPrChange>
      </w:pPr>
      <w:del w:id="2189" w:author="格格 刘" w:date="2024-07-16T16:21:00Z">
        <w:r>
          <w:rPr>
            <w:rFonts w:ascii="Times New Roman" w:hAnsi="Times New Roman" w:eastAsia="方正仿宋_GBK"/>
            <w:sz w:val="32"/>
            <w:szCs w:val="32"/>
          </w:rPr>
          <w:delText>（十一）制定内部管理制度；</w:delText>
        </w:r>
      </w:del>
    </w:p>
    <w:p w14:paraId="1D644C43">
      <w:pPr>
        <w:overflowPunct/>
        <w:adjustRightInd/>
        <w:snapToGrid/>
        <w:spacing w:line="480" w:lineRule="exact"/>
        <w:ind w:firstLine="640" w:firstLineChars="200"/>
        <w:jc w:val="left"/>
        <w:rPr>
          <w:del w:id="2191" w:author="格格 刘" w:date="2024-07-16T16:21:00Z"/>
          <w:rFonts w:ascii="Times New Roman" w:hAnsi="Times New Roman" w:eastAsia="方正仿宋_GBK"/>
          <w:sz w:val="32"/>
          <w:szCs w:val="32"/>
        </w:rPr>
        <w:pPrChange w:id="2190" w:author="彭姐江苏协会五月无锡展十月南京" w:date="2024-07-18T11:34:32Z">
          <w:pPr>
            <w:overflowPunct w:val="0"/>
            <w:adjustRightInd w:val="0"/>
            <w:snapToGrid w:val="0"/>
            <w:spacing w:line="600" w:lineRule="exact"/>
            <w:ind w:firstLine="640" w:firstLineChars="200"/>
          </w:pPr>
        </w:pPrChange>
      </w:pPr>
      <w:del w:id="2192" w:author="格格 刘" w:date="2024-07-16T16:21:00Z">
        <w:r>
          <w:rPr>
            <w:rFonts w:ascii="Times New Roman" w:hAnsi="Times New Roman" w:eastAsia="方正仿宋_GBK"/>
            <w:sz w:val="32"/>
            <w:szCs w:val="32"/>
          </w:rPr>
          <w:delText>（十二）审议年度财务预算、决算；</w:delText>
        </w:r>
      </w:del>
    </w:p>
    <w:p w14:paraId="2C230F1D">
      <w:pPr>
        <w:overflowPunct/>
        <w:adjustRightInd/>
        <w:snapToGrid/>
        <w:spacing w:line="480" w:lineRule="exact"/>
        <w:ind w:firstLine="640" w:firstLineChars="200"/>
        <w:jc w:val="left"/>
        <w:rPr>
          <w:del w:id="2194" w:author="格格 刘" w:date="2024-07-16T16:21:00Z"/>
          <w:rFonts w:ascii="Times New Roman" w:hAnsi="Times New Roman" w:eastAsia="仿宋_GB2312"/>
          <w:sz w:val="32"/>
          <w:szCs w:val="32"/>
        </w:rPr>
        <w:pPrChange w:id="2193" w:author="彭姐江苏协会五月无锡展十月南京" w:date="2024-07-18T11:34:32Z">
          <w:pPr>
            <w:overflowPunct w:val="0"/>
            <w:adjustRightInd w:val="0"/>
            <w:snapToGrid w:val="0"/>
            <w:spacing w:line="600" w:lineRule="exact"/>
            <w:ind w:firstLine="640" w:firstLineChars="200"/>
          </w:pPr>
        </w:pPrChange>
      </w:pPr>
      <w:del w:id="2195" w:author="格格 刘" w:date="2024-07-16T16:21:00Z">
        <w:r>
          <w:rPr>
            <w:rFonts w:ascii="Times New Roman" w:hAnsi="Times New Roman" w:eastAsia="方正仿宋_GBK"/>
            <w:sz w:val="32"/>
            <w:szCs w:val="32"/>
          </w:rPr>
          <w:delText>（…）</w:delText>
        </w:r>
      </w:del>
      <w:del w:id="2196" w:author="格格 刘" w:date="2024-07-16T16:21:00Z">
        <w:r>
          <w:rPr>
            <w:rFonts w:ascii="Times New Roman" w:hAnsi="Times New Roman"/>
            <w:sz w:val="32"/>
            <w:szCs w:val="32"/>
            <w:u w:val="single"/>
          </w:rPr>
          <w:delText xml:space="preserve">                </w:delText>
        </w:r>
      </w:del>
      <w:del w:id="2197" w:author="格格 刘" w:date="2024-07-16T16:21:00Z">
        <w:r>
          <w:rPr>
            <w:rFonts w:ascii="Times New Roman" w:hAnsi="Times New Roman" w:eastAsia="仿宋_GB2312"/>
            <w:sz w:val="32"/>
            <w:szCs w:val="32"/>
          </w:rPr>
          <w:delText>；</w:delText>
        </w:r>
      </w:del>
    </w:p>
    <w:p w14:paraId="344F9831">
      <w:pPr>
        <w:overflowPunct/>
        <w:adjustRightInd/>
        <w:snapToGrid/>
        <w:spacing w:line="480" w:lineRule="exact"/>
        <w:ind w:firstLine="640" w:firstLineChars="200"/>
        <w:jc w:val="left"/>
        <w:rPr>
          <w:del w:id="2199" w:author="格格 刘" w:date="2024-07-16T16:21:00Z"/>
          <w:rFonts w:ascii="Times New Roman" w:hAnsi="Times New Roman" w:eastAsia="方正仿宋_GBK"/>
          <w:sz w:val="32"/>
          <w:szCs w:val="32"/>
        </w:rPr>
        <w:pPrChange w:id="2198" w:author="彭姐江苏协会五月无锡展十月南京" w:date="2024-07-18T11:34:32Z">
          <w:pPr>
            <w:overflowPunct w:val="0"/>
            <w:adjustRightInd w:val="0"/>
            <w:snapToGrid w:val="0"/>
            <w:spacing w:line="600" w:lineRule="exact"/>
            <w:ind w:firstLine="640" w:firstLineChars="200"/>
          </w:pPr>
        </w:pPrChange>
      </w:pPr>
      <w:del w:id="2200" w:author="格格 刘" w:date="2024-07-16T16:21:00Z">
        <w:r>
          <w:rPr>
            <w:rFonts w:ascii="Times New Roman" w:hAnsi="Times New Roman" w:eastAsia="方正仿宋_GBK"/>
            <w:sz w:val="32"/>
            <w:szCs w:val="32"/>
          </w:rPr>
          <w:delText>（…）决定其他重大事项。</w:delText>
        </w:r>
      </w:del>
    </w:p>
    <w:p w14:paraId="30DC59D9">
      <w:pPr>
        <w:overflowPunct/>
        <w:adjustRightInd/>
        <w:snapToGrid/>
        <w:spacing w:line="480" w:lineRule="exact"/>
        <w:ind w:firstLine="640" w:firstLineChars="200"/>
        <w:jc w:val="left"/>
        <w:rPr>
          <w:del w:id="2202" w:author="格格 刘" w:date="2024-07-16T16:21:00Z"/>
          <w:rFonts w:ascii="Times New Roman" w:hAnsi="Times New Roman" w:eastAsia="仿宋_GB2312"/>
          <w:sz w:val="32"/>
          <w:szCs w:val="32"/>
        </w:rPr>
        <w:pPrChange w:id="2201" w:author="彭姐江苏协会五月无锡展十月南京" w:date="2024-07-18T11:34:32Z">
          <w:pPr>
            <w:overflowPunct w:val="0"/>
            <w:adjustRightInd w:val="0"/>
            <w:snapToGrid w:val="0"/>
            <w:spacing w:line="600" w:lineRule="exact"/>
            <w:ind w:firstLine="640" w:firstLineChars="200"/>
          </w:pPr>
        </w:pPrChange>
      </w:pPr>
      <w:del w:id="2203" w:author="格格 刘" w:date="2024-07-16T16:21:00Z">
        <w:r>
          <w:rPr>
            <w:rFonts w:ascii="Times New Roman" w:hAnsi="Times New Roman" w:eastAsia="仿宋_GB2312"/>
            <w:sz w:val="32"/>
            <w:szCs w:val="32"/>
          </w:rPr>
          <w:delText>【</w:delText>
        </w:r>
      </w:del>
      <w:del w:id="2204" w:author="格格 刘" w:date="2024-07-16T16:21:00Z">
        <w:r>
          <w:rPr>
            <w:rFonts w:ascii="Times New Roman" w:hAnsi="Times New Roman" w:eastAsia="方正楷体_GBK"/>
            <w:sz w:val="32"/>
            <w:szCs w:val="32"/>
          </w:rPr>
          <w:delText>社会团体可自行确定其他职权，但必须符合有关法律、法规、规章和政策规定。</w:delText>
        </w:r>
      </w:del>
      <w:del w:id="2205" w:author="格格 刘" w:date="2024-07-16T16:21:00Z">
        <w:r>
          <w:rPr>
            <w:rFonts w:ascii="Times New Roman" w:hAnsi="Times New Roman" w:eastAsia="仿宋_GB2312"/>
            <w:sz w:val="32"/>
            <w:szCs w:val="32"/>
          </w:rPr>
          <w:delText xml:space="preserve">】 </w:delText>
        </w:r>
      </w:del>
    </w:p>
    <w:p w14:paraId="1B921A2B">
      <w:pPr>
        <w:overflowPunct/>
        <w:adjustRightInd/>
        <w:snapToGrid/>
        <w:spacing w:line="480" w:lineRule="exact"/>
        <w:ind w:firstLine="640" w:firstLineChars="200"/>
        <w:jc w:val="left"/>
        <w:rPr>
          <w:del w:id="2207" w:author="格格 刘" w:date="2024-07-16T16:21:00Z"/>
          <w:rFonts w:ascii="Times New Roman" w:hAnsi="Times New Roman" w:eastAsia="方正仿宋_GBK"/>
          <w:sz w:val="32"/>
          <w:szCs w:val="32"/>
        </w:rPr>
        <w:pPrChange w:id="2206" w:author="彭姐江苏协会五月无锡展十月南京" w:date="2024-07-18T11:34:32Z">
          <w:pPr>
            <w:overflowPunct w:val="0"/>
            <w:adjustRightInd w:val="0"/>
            <w:snapToGrid w:val="0"/>
            <w:spacing w:line="600" w:lineRule="exact"/>
            <w:ind w:firstLine="640" w:firstLineChars="200"/>
          </w:pPr>
        </w:pPrChange>
      </w:pPr>
      <w:del w:id="2208" w:author="格格 刘" w:date="2024-07-16T16:21:00Z">
        <w:r>
          <w:rPr>
            <w:rFonts w:ascii="Times New Roman" w:hAnsi="Times New Roman" w:eastAsia="方正黑体_GBK"/>
            <w:sz w:val="32"/>
            <w:szCs w:val="32"/>
          </w:rPr>
          <w:delText>第二十六条</w:delText>
        </w:r>
      </w:del>
      <w:del w:id="2209" w:author="格格 刘" w:date="2024-07-16T16:21:00Z">
        <w:r>
          <w:rPr>
            <w:rFonts w:ascii="Times New Roman" w:hAnsi="Times New Roman" w:eastAsia="方正仿宋_GBK"/>
            <w:sz w:val="32"/>
            <w:szCs w:val="32"/>
          </w:rPr>
          <w:delText xml:space="preserve">  理事会每届</w:delText>
        </w:r>
      </w:del>
      <w:del w:id="2210" w:author="格格 刘" w:date="2024-07-16T16:21:00Z">
        <w:r>
          <w:rPr>
            <w:rFonts w:ascii="Times New Roman" w:hAnsi="Times New Roman"/>
            <w:sz w:val="32"/>
            <w:szCs w:val="32"/>
            <w:u w:val="single"/>
          </w:rPr>
          <w:delText xml:space="preserve">   </w:delText>
        </w:r>
      </w:del>
      <w:del w:id="2211" w:author="格格 刘" w:date="2024-07-16T16:21:00Z">
        <w:r>
          <w:rPr>
            <w:rFonts w:ascii="Times New Roman" w:hAnsi="Times New Roman" w:eastAsia="方正仿宋_GBK"/>
            <w:sz w:val="32"/>
            <w:szCs w:val="32"/>
          </w:rPr>
          <w:delText>年【</w:delText>
        </w:r>
      </w:del>
      <w:del w:id="2212" w:author="格格 刘" w:date="2024-07-16T16:21:00Z">
        <w:r>
          <w:rPr>
            <w:rFonts w:ascii="Times New Roman" w:hAnsi="Times New Roman" w:eastAsia="方正楷体_GBK"/>
            <w:sz w:val="32"/>
            <w:szCs w:val="32"/>
          </w:rPr>
          <w:delText>最长不超过5年</w:delText>
        </w:r>
      </w:del>
      <w:del w:id="2213" w:author="格格 刘" w:date="2024-07-16T16:21:00Z">
        <w:r>
          <w:rPr>
            <w:rFonts w:ascii="Times New Roman" w:hAnsi="Times New Roman" w:eastAsia="方正仿宋_GBK"/>
            <w:sz w:val="32"/>
            <w:szCs w:val="32"/>
          </w:rPr>
          <w:delText>】。因特殊情况需提前或者延期换届的，须由理事会表决通过，经业务主管单位审查同意，报登记管理机关批准。延期换届最长不超过1年。【</w:delText>
        </w:r>
      </w:del>
      <w:del w:id="2214" w:author="格格 刘" w:date="2024-07-16T16:21:00Z">
        <w:r>
          <w:rPr>
            <w:rFonts w:ascii="Times New Roman" w:hAnsi="Times New Roman" w:eastAsia="方正楷体_GBK"/>
            <w:sz w:val="32"/>
            <w:szCs w:val="32"/>
          </w:rPr>
          <w:delText>适用于采用会员大会制度的社会团体</w:delText>
        </w:r>
      </w:del>
      <w:del w:id="2215" w:author="格格 刘" w:date="2024-07-16T16:21:00Z">
        <w:r>
          <w:rPr>
            <w:rFonts w:ascii="Times New Roman" w:hAnsi="Times New Roman" w:eastAsia="仿宋_GB2312"/>
            <w:sz w:val="32"/>
            <w:szCs w:val="32"/>
          </w:rPr>
          <w:delText>。</w:delText>
        </w:r>
      </w:del>
      <w:del w:id="2216" w:author="格格 刘" w:date="2024-07-16T16:21:00Z">
        <w:r>
          <w:rPr>
            <w:rFonts w:ascii="Times New Roman" w:hAnsi="Times New Roman" w:eastAsia="方正楷体_GBK"/>
            <w:sz w:val="32"/>
            <w:szCs w:val="32"/>
          </w:rPr>
          <w:delText>已脱钩和直接登记的社会团体，在此条中删除“经业务主管单位审查同意”。</w:delText>
        </w:r>
      </w:del>
      <w:del w:id="2217" w:author="格格 刘" w:date="2024-07-16T16:21:00Z">
        <w:r>
          <w:rPr>
            <w:rFonts w:ascii="Times New Roman" w:hAnsi="Times New Roman" w:eastAsia="仿宋_GB2312"/>
            <w:sz w:val="32"/>
            <w:szCs w:val="32"/>
          </w:rPr>
          <w:delText>】</w:delText>
        </w:r>
      </w:del>
    </w:p>
    <w:p w14:paraId="6E253FB1">
      <w:pPr>
        <w:overflowPunct/>
        <w:adjustRightInd/>
        <w:snapToGrid/>
        <w:spacing w:line="480" w:lineRule="exact"/>
        <w:ind w:firstLine="640" w:firstLineChars="200"/>
        <w:jc w:val="left"/>
        <w:rPr>
          <w:del w:id="2219" w:author="格格 刘" w:date="2024-07-16T16:21:00Z"/>
          <w:rFonts w:ascii="Times New Roman" w:hAnsi="Times New Roman" w:eastAsia="仿宋_GB2312"/>
          <w:sz w:val="32"/>
          <w:szCs w:val="32"/>
        </w:rPr>
        <w:pPrChange w:id="2218" w:author="彭姐江苏协会五月无锡展十月南京" w:date="2024-07-18T11:34:32Z">
          <w:pPr>
            <w:overflowPunct w:val="0"/>
            <w:adjustRightInd w:val="0"/>
            <w:snapToGrid w:val="0"/>
            <w:spacing w:line="600" w:lineRule="exact"/>
            <w:ind w:firstLine="640" w:firstLineChars="200"/>
          </w:pPr>
        </w:pPrChange>
      </w:pPr>
    </w:p>
    <w:p w14:paraId="56AC3F4B">
      <w:pPr>
        <w:overflowPunct/>
        <w:adjustRightInd/>
        <w:snapToGrid/>
        <w:spacing w:line="480" w:lineRule="exact"/>
        <w:ind w:firstLine="640" w:firstLineChars="200"/>
        <w:jc w:val="left"/>
        <w:rPr>
          <w:del w:id="2221" w:author="格格 刘" w:date="2024-07-16T16:21:00Z"/>
          <w:rFonts w:ascii="Times New Roman" w:hAnsi="Times New Roman" w:eastAsia="仿宋_GB2312"/>
          <w:sz w:val="32"/>
          <w:szCs w:val="32"/>
        </w:rPr>
        <w:pPrChange w:id="2220" w:author="彭姐江苏协会五月无锡展十月南京" w:date="2024-07-18T11:34:32Z">
          <w:pPr>
            <w:overflowPunct w:val="0"/>
            <w:adjustRightInd w:val="0"/>
            <w:snapToGrid w:val="0"/>
            <w:spacing w:line="600" w:lineRule="exact"/>
            <w:ind w:firstLine="640" w:firstLineChars="200"/>
          </w:pPr>
        </w:pPrChange>
      </w:pPr>
      <w:del w:id="2222" w:author="格格 刘" w:date="2024-07-16T16:21:00Z">
        <w:r>
          <w:rPr>
            <w:rFonts w:ascii="Times New Roman" w:hAnsi="Times New Roman" w:eastAsia="方正仿宋_GBK"/>
            <w:sz w:val="32"/>
            <w:szCs w:val="32"/>
          </w:rPr>
          <w:delText>理事会与会员代表大会任期一致。【</w:delText>
        </w:r>
      </w:del>
      <w:del w:id="2223" w:author="格格 刘" w:date="2024-07-16T16:21:00Z">
        <w:r>
          <w:rPr>
            <w:rFonts w:ascii="Times New Roman" w:hAnsi="Times New Roman" w:eastAsia="方正楷体_GBK"/>
            <w:sz w:val="32"/>
            <w:szCs w:val="32"/>
          </w:rPr>
          <w:delText>适用于采用会员代表大会制度的社会团体</w:delText>
        </w:r>
      </w:del>
      <w:del w:id="2224" w:author="格格 刘" w:date="2024-07-16T16:21:00Z">
        <w:r>
          <w:rPr>
            <w:rFonts w:ascii="Times New Roman" w:hAnsi="Times New Roman" w:eastAsia="方正仿宋_GBK"/>
            <w:sz w:val="32"/>
            <w:szCs w:val="32"/>
          </w:rPr>
          <w:delText>】</w:delText>
        </w:r>
      </w:del>
    </w:p>
    <w:p w14:paraId="5A28270F">
      <w:pPr>
        <w:overflowPunct/>
        <w:adjustRightInd/>
        <w:snapToGrid/>
        <w:spacing w:line="480" w:lineRule="exact"/>
        <w:ind w:firstLine="640" w:firstLineChars="200"/>
        <w:jc w:val="left"/>
        <w:rPr>
          <w:del w:id="2226" w:author="格格 刘" w:date="2024-07-16T16:21:00Z"/>
          <w:rFonts w:ascii="Times New Roman" w:hAnsi="Times New Roman" w:eastAsia="方正仿宋_GBK"/>
          <w:sz w:val="32"/>
          <w:szCs w:val="32"/>
        </w:rPr>
        <w:pPrChange w:id="2225" w:author="彭姐江苏协会五月无锡展十月南京" w:date="2024-07-18T11:34:32Z">
          <w:pPr>
            <w:overflowPunct w:val="0"/>
            <w:adjustRightInd w:val="0"/>
            <w:snapToGrid w:val="0"/>
            <w:spacing w:line="600" w:lineRule="exact"/>
            <w:ind w:firstLine="640" w:firstLineChars="200"/>
          </w:pPr>
        </w:pPrChange>
      </w:pPr>
      <w:del w:id="2227" w:author="格格 刘" w:date="2024-07-16T16:21:00Z">
        <w:r>
          <w:rPr>
            <w:rFonts w:ascii="Times New Roman" w:hAnsi="Times New Roman" w:eastAsia="黑体"/>
            <w:sz w:val="32"/>
            <w:szCs w:val="32"/>
          </w:rPr>
          <w:delText xml:space="preserve">第二十七条  </w:delText>
        </w:r>
      </w:del>
      <w:del w:id="2228" w:author="格格 刘" w:date="2024-07-16T16:21:00Z">
        <w:r>
          <w:rPr>
            <w:rFonts w:ascii="Times New Roman" w:hAnsi="Times New Roman" w:eastAsia="方正仿宋_GBK"/>
            <w:sz w:val="32"/>
            <w:szCs w:val="32"/>
          </w:rPr>
          <w:delText>理事会会议须有2/3以上理事出席方能召开，其决议须经到会理事2/3以上表决通过方能生效。理事因特殊情况不能到会的，可书面委托1名代表参加会议并行使表决权。</w:delText>
        </w:r>
      </w:del>
    </w:p>
    <w:p w14:paraId="1B0ED71D">
      <w:pPr>
        <w:overflowPunct/>
        <w:adjustRightInd/>
        <w:snapToGrid/>
        <w:spacing w:line="480" w:lineRule="exact"/>
        <w:ind w:firstLine="640" w:firstLineChars="200"/>
        <w:jc w:val="left"/>
        <w:rPr>
          <w:del w:id="2230" w:author="格格 刘" w:date="2024-07-16T16:21:00Z"/>
          <w:rFonts w:ascii="Times New Roman" w:hAnsi="Times New Roman" w:eastAsia="方正仿宋_GBK"/>
          <w:sz w:val="32"/>
          <w:szCs w:val="32"/>
        </w:rPr>
        <w:pPrChange w:id="2229" w:author="彭姐江苏协会五月无锡展十月南京" w:date="2024-07-18T11:34:32Z">
          <w:pPr>
            <w:overflowPunct w:val="0"/>
            <w:adjustRightInd w:val="0"/>
            <w:snapToGrid w:val="0"/>
            <w:spacing w:line="600" w:lineRule="exact"/>
            <w:ind w:firstLine="640" w:firstLineChars="200"/>
          </w:pPr>
        </w:pPrChange>
      </w:pPr>
      <w:del w:id="2231" w:author="格格 刘" w:date="2024-07-16T16:21:00Z">
        <w:r>
          <w:rPr>
            <w:rFonts w:ascii="Times New Roman" w:hAnsi="Times New Roman" w:eastAsia="黑体"/>
            <w:sz w:val="32"/>
            <w:szCs w:val="32"/>
          </w:rPr>
          <w:delText xml:space="preserve">第二十八条  </w:delText>
        </w:r>
      </w:del>
      <w:del w:id="2232" w:author="格格 刘" w:date="2024-07-16T16:21:00Z">
        <w:r>
          <w:rPr>
            <w:rFonts w:ascii="Times New Roman" w:hAnsi="Times New Roman" w:eastAsia="方正仿宋_GBK"/>
            <w:sz w:val="32"/>
            <w:szCs w:val="32"/>
          </w:rPr>
          <w:delText>理事会选举常务理事、负责人，应当由得票数多的候选人当选，且得票数不低于总票数的</w:delText>
        </w:r>
      </w:del>
      <w:del w:id="2233" w:author="格格 刘" w:date="2024-07-16T16:21:00Z">
        <w:r>
          <w:rPr>
            <w:rFonts w:ascii="Times New Roman" w:hAnsi="Times New Roman" w:eastAsia="方正仿宋_GBK"/>
            <w:sz w:val="32"/>
            <w:szCs w:val="32"/>
            <w:u w:val="single"/>
          </w:rPr>
          <w:delText xml:space="preserve">     </w:delText>
        </w:r>
      </w:del>
      <w:del w:id="2234" w:author="格格 刘" w:date="2024-07-16T16:21:00Z">
        <w:r>
          <w:rPr>
            <w:rFonts w:ascii="Times New Roman" w:hAnsi="Times New Roman" w:eastAsia="方正仿宋_GBK"/>
            <w:sz w:val="32"/>
            <w:szCs w:val="32"/>
          </w:rPr>
          <w:delText xml:space="preserve"> %。【</w:delText>
        </w:r>
      </w:del>
      <w:del w:id="2235" w:author="格格 刘" w:date="2024-07-16T16:21:00Z">
        <w:r>
          <w:rPr>
            <w:rFonts w:ascii="Times New Roman" w:hAnsi="Times New Roman" w:eastAsia="方正楷体_GBK"/>
            <w:sz w:val="32"/>
            <w:szCs w:val="32"/>
          </w:rPr>
          <w:delText>等额选举不低于2/3，差额选举根据具体情况确定。</w:delText>
        </w:r>
      </w:del>
      <w:del w:id="2236" w:author="格格 刘" w:date="2024-07-16T16:21:00Z">
        <w:r>
          <w:rPr>
            <w:rFonts w:ascii="Times New Roman" w:hAnsi="Times New Roman" w:eastAsia="方正仿宋_GBK"/>
            <w:sz w:val="32"/>
            <w:szCs w:val="32"/>
          </w:rPr>
          <w:delText>】</w:delText>
        </w:r>
      </w:del>
    </w:p>
    <w:p w14:paraId="4A6BEA8B">
      <w:pPr>
        <w:overflowPunct/>
        <w:adjustRightInd/>
        <w:snapToGrid/>
        <w:spacing w:line="480" w:lineRule="exact"/>
        <w:ind w:firstLine="640" w:firstLineChars="200"/>
        <w:jc w:val="left"/>
        <w:rPr>
          <w:del w:id="2238" w:author="格格 刘" w:date="2024-07-16T16:21:00Z"/>
          <w:rFonts w:ascii="Times New Roman" w:hAnsi="Times New Roman" w:eastAsia="方正仿宋_GBK"/>
          <w:sz w:val="32"/>
          <w:szCs w:val="32"/>
        </w:rPr>
        <w:pPrChange w:id="2237" w:author="彭姐江苏协会五月无锡展十月南京" w:date="2024-07-18T11:34:32Z">
          <w:pPr>
            <w:overflowPunct w:val="0"/>
            <w:adjustRightInd w:val="0"/>
            <w:snapToGrid w:val="0"/>
            <w:spacing w:line="600" w:lineRule="exact"/>
            <w:ind w:firstLine="640" w:firstLineChars="200"/>
          </w:pPr>
        </w:pPrChange>
      </w:pPr>
      <w:del w:id="2239" w:author="格格 刘" w:date="2024-07-16T16:21:00Z">
        <w:r>
          <w:rPr>
            <w:rFonts w:ascii="Times New Roman" w:hAnsi="Times New Roman" w:eastAsia="黑体"/>
            <w:sz w:val="32"/>
            <w:szCs w:val="32"/>
          </w:rPr>
          <w:delText>第二十九条</w:delText>
        </w:r>
      </w:del>
      <w:del w:id="2240" w:author="格格 刘" w:date="2024-07-16T16:21:00Z">
        <w:r>
          <w:rPr>
            <w:rFonts w:ascii="Times New Roman" w:hAnsi="Times New Roman" w:eastAsia="方正仿宋_GBK"/>
            <w:sz w:val="32"/>
            <w:szCs w:val="32"/>
          </w:rPr>
          <w:delText xml:space="preserve">  理事会每年至少召开１次会议，情况特殊的，可采用通讯形式召开。</w:delText>
        </w:r>
      </w:del>
    </w:p>
    <w:p w14:paraId="4055E8A1">
      <w:pPr>
        <w:overflowPunct/>
        <w:adjustRightInd/>
        <w:snapToGrid/>
        <w:spacing w:line="480" w:lineRule="exact"/>
        <w:ind w:firstLine="640" w:firstLineChars="200"/>
        <w:jc w:val="left"/>
        <w:rPr>
          <w:del w:id="2242" w:author="格格 刘" w:date="2024-07-16T16:21:00Z"/>
          <w:rFonts w:ascii="Times New Roman" w:hAnsi="Times New Roman" w:eastAsia="方正仿宋_GBK"/>
          <w:sz w:val="32"/>
          <w:szCs w:val="32"/>
        </w:rPr>
        <w:pPrChange w:id="2241" w:author="彭姐江苏协会五月无锡展十月南京" w:date="2024-07-18T11:34:32Z">
          <w:pPr>
            <w:overflowPunct w:val="0"/>
            <w:adjustRightInd w:val="0"/>
            <w:snapToGrid w:val="0"/>
            <w:spacing w:line="600" w:lineRule="exact"/>
            <w:ind w:firstLine="640" w:firstLineChars="200"/>
          </w:pPr>
        </w:pPrChange>
      </w:pPr>
      <w:del w:id="2243" w:author="格格 刘" w:date="2024-07-16T16:21:00Z">
        <w:r>
          <w:rPr>
            <w:rFonts w:ascii="Times New Roman" w:hAnsi="Times New Roman" w:eastAsia="黑体"/>
            <w:sz w:val="32"/>
            <w:szCs w:val="32"/>
          </w:rPr>
          <w:delText>第三十条</w:delText>
        </w:r>
      </w:del>
      <w:del w:id="2244" w:author="格格 刘" w:date="2024-07-16T16:21:00Z">
        <w:r>
          <w:rPr>
            <w:rFonts w:ascii="Times New Roman" w:hAnsi="Times New Roman" w:eastAsia="仿宋_GB2312"/>
            <w:sz w:val="32"/>
            <w:szCs w:val="32"/>
          </w:rPr>
          <w:delText xml:space="preserve">  </w:delText>
        </w:r>
      </w:del>
      <w:del w:id="2245" w:author="格格 刘" w:date="2024-07-16T16:21:00Z">
        <w:r>
          <w:rPr>
            <w:rFonts w:ascii="Times New Roman" w:hAnsi="Times New Roman" w:eastAsia="方正仿宋_GBK"/>
            <w:sz w:val="32"/>
            <w:szCs w:val="32"/>
          </w:rPr>
          <w:delText>经会长或者</w:delText>
        </w:r>
      </w:del>
      <w:del w:id="2246" w:author="格格 刘" w:date="2024-07-16T16:21:00Z">
        <w:r>
          <w:rPr>
            <w:rFonts w:ascii="Times New Roman" w:hAnsi="Times New Roman" w:eastAsia="仿宋_GB2312"/>
            <w:sz w:val="32"/>
            <w:szCs w:val="32"/>
            <w:u w:val="single"/>
          </w:rPr>
          <w:delText xml:space="preserve">   </w:delText>
        </w:r>
      </w:del>
      <w:del w:id="2247" w:author="格格 刘" w:date="2024-07-16T16:21:00Z">
        <w:r>
          <w:rPr>
            <w:rFonts w:ascii="Times New Roman" w:hAnsi="Times New Roman" w:eastAsia="仿宋_GB2312"/>
            <w:sz w:val="32"/>
            <w:szCs w:val="32"/>
          </w:rPr>
          <w:delText>％</w:delText>
        </w:r>
      </w:del>
      <w:del w:id="2248" w:author="格格 刘" w:date="2024-07-16T16:21:00Z">
        <w:r>
          <w:rPr>
            <w:rFonts w:ascii="Times New Roman" w:hAnsi="Times New Roman" w:eastAsia="方正仿宋_GBK"/>
            <w:sz w:val="32"/>
            <w:szCs w:val="32"/>
          </w:rPr>
          <w:delText>的理事提议，应当召开临时理事会会议。【</w:delText>
        </w:r>
      </w:del>
      <w:del w:id="2249" w:author="格格 刘" w:date="2024-07-16T16:21:00Z">
        <w:r>
          <w:rPr>
            <w:rFonts w:ascii="Times New Roman" w:hAnsi="Times New Roman" w:eastAsia="方正楷体_GBK"/>
            <w:sz w:val="32"/>
            <w:szCs w:val="32"/>
          </w:rPr>
          <w:delText>通常应由50%以上的理事提议。</w:delText>
        </w:r>
      </w:del>
      <w:del w:id="2250" w:author="格格 刘" w:date="2024-07-16T16:21:00Z">
        <w:r>
          <w:rPr>
            <w:rFonts w:ascii="Times New Roman" w:hAnsi="Times New Roman" w:eastAsia="方正仿宋_GBK"/>
            <w:sz w:val="32"/>
            <w:szCs w:val="32"/>
          </w:rPr>
          <w:delText>】</w:delText>
        </w:r>
      </w:del>
    </w:p>
    <w:p w14:paraId="0A89D29D">
      <w:pPr>
        <w:overflowPunct/>
        <w:adjustRightInd/>
        <w:snapToGrid/>
        <w:spacing w:line="480" w:lineRule="exact"/>
        <w:ind w:firstLine="640" w:firstLineChars="200"/>
        <w:jc w:val="left"/>
        <w:rPr>
          <w:del w:id="2252" w:author="格格 刘" w:date="2024-07-16T16:21:00Z"/>
          <w:rFonts w:ascii="Times New Roman" w:hAnsi="Times New Roman" w:eastAsia="仿宋_GB2312"/>
          <w:sz w:val="32"/>
          <w:szCs w:val="32"/>
        </w:rPr>
        <w:pPrChange w:id="2251" w:author="彭姐江苏协会五月无锡展十月南京" w:date="2024-07-18T11:34:32Z">
          <w:pPr>
            <w:overflowPunct w:val="0"/>
            <w:adjustRightInd w:val="0"/>
            <w:snapToGrid w:val="0"/>
            <w:spacing w:line="600" w:lineRule="exact"/>
          </w:pPr>
        </w:pPrChange>
      </w:pPr>
    </w:p>
    <w:p w14:paraId="47F4EC67">
      <w:pPr>
        <w:overflowPunct/>
        <w:adjustRightInd/>
        <w:snapToGrid/>
        <w:spacing w:after="0" w:afterLines="-2147483648" w:line="480" w:lineRule="exact"/>
        <w:ind w:firstLine="640" w:firstLineChars="200"/>
        <w:jc w:val="left"/>
        <w:rPr>
          <w:del w:id="2254" w:author="格格 刘" w:date="2024-07-16T16:21:00Z"/>
          <w:rFonts w:ascii="Times New Roman" w:hAnsi="Times New Roman" w:eastAsia="方正楷体_GBK"/>
          <w:b/>
          <w:sz w:val="32"/>
          <w:szCs w:val="32"/>
        </w:rPr>
        <w:pPrChange w:id="2253" w:author="彭姐江苏协会五月无锡展十月南京" w:date="2024-07-18T11:34:32Z">
          <w:pPr>
            <w:overflowPunct w:val="0"/>
            <w:adjustRightInd w:val="0"/>
            <w:snapToGrid w:val="0"/>
            <w:spacing w:after="156" w:afterLines="50" w:line="600" w:lineRule="exact"/>
            <w:jc w:val="center"/>
          </w:pPr>
        </w:pPrChange>
      </w:pPr>
      <w:del w:id="2255" w:author="格格 刘" w:date="2024-07-16T16:21:00Z">
        <w:r>
          <w:rPr>
            <w:rFonts w:ascii="Times New Roman" w:hAnsi="Times New Roman" w:eastAsia="方正楷体_GBK"/>
            <w:b/>
            <w:sz w:val="32"/>
            <w:szCs w:val="32"/>
          </w:rPr>
          <w:delText>第三节  常务理事会</w:delText>
        </w:r>
      </w:del>
    </w:p>
    <w:p w14:paraId="19AEEF82">
      <w:pPr>
        <w:overflowPunct/>
        <w:adjustRightInd/>
        <w:snapToGrid/>
        <w:spacing w:line="480" w:lineRule="exact"/>
        <w:ind w:firstLine="640" w:firstLineChars="200"/>
        <w:jc w:val="left"/>
        <w:rPr>
          <w:del w:id="2257" w:author="格格 刘" w:date="2024-07-16T16:21:00Z"/>
          <w:rFonts w:ascii="Times New Roman" w:hAnsi="Times New Roman" w:eastAsia="仿宋_GB2312"/>
          <w:sz w:val="32"/>
          <w:szCs w:val="32"/>
        </w:rPr>
        <w:pPrChange w:id="2256" w:author="彭姐江苏协会五月无锡展十月南京" w:date="2024-07-18T11:34:32Z">
          <w:pPr>
            <w:overflowPunct w:val="0"/>
            <w:adjustRightInd w:val="0"/>
            <w:snapToGrid w:val="0"/>
            <w:spacing w:line="600" w:lineRule="exact"/>
            <w:ind w:firstLine="640" w:firstLineChars="200"/>
          </w:pPr>
        </w:pPrChange>
      </w:pPr>
      <w:del w:id="2258" w:author="格格 刘" w:date="2024-07-16T16:21:00Z">
        <w:r>
          <w:rPr>
            <w:rFonts w:ascii="Times New Roman" w:hAnsi="Times New Roman" w:eastAsia="仿宋_GB2312"/>
            <w:sz w:val="32"/>
            <w:szCs w:val="32"/>
          </w:rPr>
          <w:delText>【</w:delText>
        </w:r>
      </w:del>
      <w:del w:id="2259" w:author="格格 刘" w:date="2024-07-16T16:21:00Z">
        <w:r>
          <w:rPr>
            <w:rFonts w:ascii="Times New Roman" w:hAnsi="Times New Roman" w:eastAsia="方正楷体_GBK"/>
            <w:bCs/>
            <w:sz w:val="32"/>
            <w:szCs w:val="32"/>
          </w:rPr>
          <w:delText>可选项，适用于理事人数在50人以上的社会团体。不设立常务理事会的，删除本节内容及章程文本中所有“常务理事”“常务理事会”表述。</w:delText>
        </w:r>
      </w:del>
      <w:del w:id="2260" w:author="格格 刘" w:date="2024-07-16T16:21:00Z">
        <w:r>
          <w:rPr>
            <w:rFonts w:ascii="Times New Roman" w:hAnsi="Times New Roman" w:eastAsia="仿宋_GB2312"/>
            <w:sz w:val="32"/>
            <w:szCs w:val="32"/>
          </w:rPr>
          <w:delText>】</w:delText>
        </w:r>
      </w:del>
    </w:p>
    <w:p w14:paraId="705AD758">
      <w:pPr>
        <w:overflowPunct/>
        <w:adjustRightInd/>
        <w:snapToGrid/>
        <w:spacing w:line="480" w:lineRule="exact"/>
        <w:ind w:firstLine="640" w:firstLineChars="200"/>
        <w:jc w:val="left"/>
        <w:rPr>
          <w:del w:id="2262" w:author="格格 刘" w:date="2024-07-16T16:21:00Z"/>
          <w:rFonts w:ascii="Times New Roman" w:hAnsi="Times New Roman" w:eastAsia="仿宋_GB2312"/>
          <w:sz w:val="32"/>
          <w:szCs w:val="32"/>
        </w:rPr>
        <w:pPrChange w:id="2261" w:author="彭姐江苏协会五月无锡展十月南京" w:date="2024-07-18T11:34:32Z">
          <w:pPr>
            <w:overflowPunct w:val="0"/>
            <w:adjustRightInd w:val="0"/>
            <w:snapToGrid w:val="0"/>
            <w:spacing w:line="600" w:lineRule="exact"/>
            <w:ind w:firstLine="640" w:firstLineChars="200"/>
          </w:pPr>
        </w:pPrChange>
      </w:pPr>
      <w:del w:id="2263" w:author="格格 刘" w:date="2024-07-16T16:21:00Z">
        <w:r>
          <w:rPr>
            <w:rFonts w:ascii="Times New Roman" w:hAnsi="Times New Roman" w:eastAsia="黑体"/>
            <w:sz w:val="32"/>
            <w:szCs w:val="32"/>
          </w:rPr>
          <w:delText>第三十一条</w:delText>
        </w:r>
      </w:del>
      <w:del w:id="2264" w:author="格格 刘" w:date="2024-07-16T16:21:00Z">
        <w:r>
          <w:rPr>
            <w:rFonts w:ascii="Times New Roman" w:hAnsi="Times New Roman" w:eastAsia="仿宋_GB2312"/>
            <w:sz w:val="32"/>
            <w:szCs w:val="32"/>
          </w:rPr>
          <w:delText xml:space="preserve">  </w:delText>
        </w:r>
      </w:del>
      <w:del w:id="2265" w:author="格格 刘" w:date="2024-07-16T16:21:00Z">
        <w:r>
          <w:rPr>
            <w:rFonts w:ascii="Times New Roman" w:hAnsi="Times New Roman" w:eastAsia="方正仿宋_GBK"/>
            <w:sz w:val="32"/>
            <w:szCs w:val="32"/>
          </w:rPr>
          <w:delText>本团体设立常务理事会。常务理事从理事中选举产生，人数不超过理事人数的1/3，且为单数。</w:delText>
        </w:r>
      </w:del>
    </w:p>
    <w:p w14:paraId="1EA82557">
      <w:pPr>
        <w:overflowPunct/>
        <w:adjustRightInd/>
        <w:snapToGrid/>
        <w:spacing w:line="480" w:lineRule="exact"/>
        <w:ind w:firstLine="640" w:firstLineChars="200"/>
        <w:jc w:val="left"/>
        <w:rPr>
          <w:del w:id="2267" w:author="格格 刘" w:date="2024-07-16T16:21:00Z"/>
          <w:rFonts w:ascii="Times New Roman" w:hAnsi="Times New Roman" w:eastAsia="方正仿宋_GBK"/>
          <w:sz w:val="32"/>
          <w:szCs w:val="32"/>
        </w:rPr>
        <w:pPrChange w:id="2266" w:author="彭姐江苏协会五月无锡展十月南京" w:date="2024-07-18T11:34:32Z">
          <w:pPr>
            <w:overflowPunct w:val="0"/>
            <w:adjustRightInd w:val="0"/>
            <w:snapToGrid w:val="0"/>
            <w:spacing w:line="600" w:lineRule="exact"/>
            <w:ind w:firstLine="640" w:firstLineChars="200"/>
          </w:pPr>
        </w:pPrChange>
      </w:pPr>
      <w:del w:id="2268" w:author="格格 刘" w:date="2024-07-16T16:21:00Z">
        <w:r>
          <w:rPr>
            <w:rFonts w:ascii="Times New Roman" w:hAnsi="Times New Roman" w:eastAsia="方正仿宋_GBK"/>
            <w:sz w:val="32"/>
            <w:szCs w:val="32"/>
          </w:rPr>
          <w:delText>在理事会闭会期间，常务理事会行使理事会第一至六项职权，对理事会负责。</w:delText>
        </w:r>
      </w:del>
      <w:del w:id="2269" w:author="格格 刘" w:date="2024-07-16T16:21:00Z">
        <w:r>
          <w:rPr>
            <w:rFonts w:ascii="Times New Roman" w:hAnsi="Times New Roman" w:eastAsia="仿宋_GB2312"/>
            <w:sz w:val="32"/>
            <w:szCs w:val="32"/>
          </w:rPr>
          <w:delText>【</w:delText>
        </w:r>
      </w:del>
      <w:del w:id="2270" w:author="格格 刘" w:date="2024-07-16T16:21:00Z">
        <w:r>
          <w:rPr>
            <w:rFonts w:ascii="Times New Roman" w:hAnsi="Times New Roman" w:eastAsia="方正楷体_GBK"/>
            <w:sz w:val="32"/>
            <w:szCs w:val="32"/>
          </w:rPr>
          <w:delText>适用于采用会员代表大会制度的社会团体；采用会员大会制度的，常务理事会行使理事会第二至六项职权。</w:delText>
        </w:r>
      </w:del>
      <w:del w:id="2271" w:author="格格 刘" w:date="2024-07-16T16:21:00Z">
        <w:r>
          <w:rPr>
            <w:rFonts w:ascii="Times New Roman" w:hAnsi="Times New Roman" w:eastAsia="仿宋_GB2312"/>
            <w:sz w:val="32"/>
            <w:szCs w:val="32"/>
          </w:rPr>
          <w:delText>】</w:delText>
        </w:r>
      </w:del>
    </w:p>
    <w:p w14:paraId="51F7173B">
      <w:pPr>
        <w:overflowPunct/>
        <w:adjustRightInd/>
        <w:snapToGrid/>
        <w:spacing w:line="480" w:lineRule="exact"/>
        <w:ind w:firstLine="640" w:firstLineChars="200"/>
        <w:jc w:val="left"/>
        <w:rPr>
          <w:del w:id="2273" w:author="格格 刘" w:date="2024-07-16T16:21:00Z"/>
          <w:rFonts w:ascii="Times New Roman" w:hAnsi="Times New Roman" w:eastAsia="方正仿宋_GBK"/>
          <w:sz w:val="32"/>
          <w:szCs w:val="32"/>
        </w:rPr>
        <w:pPrChange w:id="2272" w:author="彭姐江苏协会五月无锡展十月南京" w:date="2024-07-18T11:34:32Z">
          <w:pPr>
            <w:overflowPunct w:val="0"/>
            <w:adjustRightInd w:val="0"/>
            <w:snapToGrid w:val="0"/>
            <w:spacing w:line="600" w:lineRule="exact"/>
            <w:ind w:firstLine="640" w:firstLineChars="200"/>
          </w:pPr>
        </w:pPrChange>
      </w:pPr>
      <w:del w:id="2274" w:author="格格 刘" w:date="2024-07-16T16:21:00Z">
        <w:r>
          <w:rPr>
            <w:rFonts w:ascii="Times New Roman" w:hAnsi="Times New Roman" w:eastAsia="方正仿宋_GBK"/>
            <w:sz w:val="32"/>
            <w:szCs w:val="32"/>
          </w:rPr>
          <w:delText>常务理事会与理事会任期一致。</w:delText>
        </w:r>
      </w:del>
    </w:p>
    <w:p w14:paraId="52776F77">
      <w:pPr>
        <w:overflowPunct/>
        <w:adjustRightInd/>
        <w:snapToGrid/>
        <w:spacing w:line="480" w:lineRule="exact"/>
        <w:ind w:firstLine="640" w:firstLineChars="200"/>
        <w:jc w:val="left"/>
        <w:rPr>
          <w:del w:id="2276" w:author="格格 刘" w:date="2024-07-16T16:21:00Z"/>
          <w:rFonts w:ascii="Times New Roman" w:hAnsi="Times New Roman" w:eastAsia="方正仿宋_GBK"/>
          <w:sz w:val="32"/>
          <w:szCs w:val="32"/>
        </w:rPr>
        <w:pPrChange w:id="2275" w:author="彭姐江苏协会五月无锡展十月南京" w:date="2024-07-18T11:34:32Z">
          <w:pPr>
            <w:overflowPunct w:val="0"/>
            <w:adjustRightInd w:val="0"/>
            <w:snapToGrid w:val="0"/>
            <w:spacing w:line="600" w:lineRule="exact"/>
            <w:ind w:firstLine="640" w:firstLineChars="200"/>
          </w:pPr>
        </w:pPrChange>
      </w:pPr>
      <w:del w:id="2277" w:author="格格 刘" w:date="2024-07-16T16:21:00Z">
        <w:r>
          <w:rPr>
            <w:rFonts w:ascii="Times New Roman" w:hAnsi="Times New Roman" w:eastAsia="黑体"/>
            <w:sz w:val="32"/>
            <w:szCs w:val="32"/>
          </w:rPr>
          <w:delText>第三十二条</w:delText>
        </w:r>
      </w:del>
      <w:del w:id="2278" w:author="格格 刘" w:date="2024-07-16T16:21:00Z">
        <w:r>
          <w:rPr>
            <w:rFonts w:ascii="Times New Roman" w:hAnsi="Times New Roman" w:eastAsia="仿宋_GB2312"/>
            <w:sz w:val="32"/>
            <w:szCs w:val="32"/>
          </w:rPr>
          <w:delText xml:space="preserve">  </w:delText>
        </w:r>
      </w:del>
      <w:del w:id="2279" w:author="格格 刘" w:date="2024-07-16T16:21:00Z">
        <w:r>
          <w:rPr>
            <w:rFonts w:ascii="Times New Roman" w:hAnsi="Times New Roman" w:eastAsia="方正仿宋_GBK"/>
            <w:sz w:val="32"/>
            <w:szCs w:val="32"/>
          </w:rPr>
          <w:delText>常务理事会会议须有2/3以上常务理事出席方能召开，其决议须经到会常务理事2/3以上表决通过方能生效。常务理事因特殊情况不能到会，可书面委托1名代表参加会议并行使表决权。</w:delText>
        </w:r>
      </w:del>
    </w:p>
    <w:p w14:paraId="5865DF77">
      <w:pPr>
        <w:overflowPunct/>
        <w:adjustRightInd/>
        <w:snapToGrid/>
        <w:spacing w:line="480" w:lineRule="exact"/>
        <w:ind w:firstLine="640" w:firstLineChars="200"/>
        <w:jc w:val="left"/>
        <w:rPr>
          <w:del w:id="2281" w:author="格格 刘" w:date="2024-07-16T16:21:00Z"/>
          <w:rFonts w:ascii="Times New Roman" w:hAnsi="Times New Roman" w:eastAsia="仿宋_GB2312"/>
          <w:sz w:val="32"/>
          <w:szCs w:val="32"/>
        </w:rPr>
        <w:pPrChange w:id="2280" w:author="彭姐江苏协会五月无锡展十月南京" w:date="2024-07-18T11:34:32Z">
          <w:pPr>
            <w:overflowPunct w:val="0"/>
            <w:adjustRightInd w:val="0"/>
            <w:snapToGrid w:val="0"/>
            <w:spacing w:line="600" w:lineRule="exact"/>
            <w:ind w:firstLine="640" w:firstLineChars="200"/>
          </w:pPr>
        </w:pPrChange>
      </w:pPr>
      <w:del w:id="2282" w:author="格格 刘" w:date="2024-07-16T16:21:00Z">
        <w:r>
          <w:rPr>
            <w:rFonts w:ascii="Times New Roman" w:hAnsi="Times New Roman" w:eastAsia="黑体"/>
            <w:sz w:val="32"/>
            <w:szCs w:val="32"/>
          </w:rPr>
          <w:delText>第三十三条</w:delText>
        </w:r>
      </w:del>
      <w:del w:id="2283" w:author="格格 刘" w:date="2024-07-16T16:21:00Z">
        <w:r>
          <w:rPr>
            <w:rFonts w:ascii="Times New Roman" w:hAnsi="Times New Roman" w:eastAsia="仿宋_GB2312"/>
            <w:sz w:val="32"/>
            <w:szCs w:val="32"/>
          </w:rPr>
          <w:delText xml:space="preserve">  </w:delText>
        </w:r>
      </w:del>
      <w:del w:id="2284" w:author="格格 刘" w:date="2024-07-16T16:21:00Z">
        <w:r>
          <w:rPr>
            <w:rFonts w:ascii="Times New Roman" w:hAnsi="Times New Roman" w:eastAsia="方正仿宋_GBK"/>
            <w:sz w:val="32"/>
            <w:szCs w:val="32"/>
          </w:rPr>
          <w:delText>常务理事会每年至少召开2次。情况特殊的，可采取通讯形式召开。</w:delText>
        </w:r>
      </w:del>
    </w:p>
    <w:p w14:paraId="4103E990">
      <w:pPr>
        <w:overflowPunct/>
        <w:adjustRightInd/>
        <w:snapToGrid/>
        <w:spacing w:line="480" w:lineRule="exact"/>
        <w:ind w:firstLine="640" w:firstLineChars="200"/>
        <w:jc w:val="left"/>
        <w:rPr>
          <w:del w:id="2286" w:author="格格 刘" w:date="2024-07-16T16:21:00Z"/>
          <w:rFonts w:ascii="Times New Roman" w:hAnsi="Times New Roman" w:eastAsia="方正仿宋_GBK"/>
          <w:sz w:val="32"/>
          <w:szCs w:val="32"/>
        </w:rPr>
        <w:pPrChange w:id="2285" w:author="彭姐江苏协会五月无锡展十月南京" w:date="2024-07-18T11:34:32Z">
          <w:pPr>
            <w:overflowPunct w:val="0"/>
            <w:adjustRightInd w:val="0"/>
            <w:snapToGrid w:val="0"/>
            <w:spacing w:line="600" w:lineRule="exact"/>
            <w:ind w:firstLine="640" w:firstLineChars="200"/>
          </w:pPr>
        </w:pPrChange>
      </w:pPr>
      <w:del w:id="2287" w:author="格格 刘" w:date="2024-07-16T16:21:00Z">
        <w:r>
          <w:rPr>
            <w:rFonts w:ascii="Times New Roman" w:hAnsi="Times New Roman" w:eastAsia="黑体"/>
            <w:sz w:val="32"/>
            <w:szCs w:val="32"/>
          </w:rPr>
          <w:delText xml:space="preserve">第三十四条  </w:delText>
        </w:r>
      </w:del>
      <w:del w:id="2288" w:author="格格 刘" w:date="2024-07-16T16:21:00Z">
        <w:r>
          <w:rPr>
            <w:rFonts w:ascii="Times New Roman" w:hAnsi="Times New Roman" w:eastAsia="方正仿宋_GBK"/>
            <w:sz w:val="32"/>
            <w:szCs w:val="32"/>
          </w:rPr>
          <w:delText>经会长或者</w:delText>
        </w:r>
      </w:del>
      <w:del w:id="2289" w:author="格格 刘" w:date="2024-07-16T16:21:00Z">
        <w:r>
          <w:rPr>
            <w:rFonts w:ascii="Times New Roman" w:hAnsi="Times New Roman" w:eastAsia="仿宋_GB2312"/>
            <w:sz w:val="32"/>
            <w:szCs w:val="32"/>
            <w:u w:val="single"/>
          </w:rPr>
          <w:delText xml:space="preserve">  </w:delText>
        </w:r>
      </w:del>
      <w:del w:id="2290" w:author="格格 刘" w:date="2024-07-16T16:21:00Z">
        <w:r>
          <w:rPr>
            <w:rFonts w:ascii="Times New Roman" w:hAnsi="Times New Roman" w:eastAsia="仿宋_GB2312"/>
            <w:sz w:val="32"/>
            <w:szCs w:val="32"/>
          </w:rPr>
          <w:delText>％的</w:delText>
        </w:r>
      </w:del>
      <w:del w:id="2291" w:author="格格 刘" w:date="2024-07-16T16:21:00Z">
        <w:r>
          <w:rPr>
            <w:rFonts w:ascii="Times New Roman" w:hAnsi="Times New Roman" w:eastAsia="方正仿宋_GBK"/>
            <w:sz w:val="32"/>
            <w:szCs w:val="32"/>
          </w:rPr>
          <w:delText>常务理事提议，应当召开临时常务理事会会议。【</w:delText>
        </w:r>
      </w:del>
      <w:del w:id="2292" w:author="格格 刘" w:date="2024-07-16T16:21:00Z">
        <w:r>
          <w:rPr>
            <w:rFonts w:ascii="Times New Roman" w:hAnsi="Times New Roman" w:eastAsia="方正楷体_GBK"/>
            <w:sz w:val="32"/>
            <w:szCs w:val="32"/>
          </w:rPr>
          <w:delText>通常应由50%以上的常务理事提议。</w:delText>
        </w:r>
      </w:del>
      <w:del w:id="2293" w:author="格格 刘" w:date="2024-07-16T16:21:00Z">
        <w:r>
          <w:rPr>
            <w:rFonts w:ascii="Times New Roman" w:hAnsi="Times New Roman" w:eastAsia="方正仿宋_GBK"/>
            <w:sz w:val="32"/>
            <w:szCs w:val="32"/>
          </w:rPr>
          <w:delText>】</w:delText>
        </w:r>
      </w:del>
    </w:p>
    <w:p w14:paraId="78155FCD">
      <w:pPr>
        <w:overflowPunct/>
        <w:adjustRightInd/>
        <w:snapToGrid/>
        <w:spacing w:line="480" w:lineRule="exact"/>
        <w:ind w:firstLine="640" w:firstLineChars="200"/>
        <w:jc w:val="left"/>
        <w:rPr>
          <w:del w:id="2295" w:author="格格 刘" w:date="2024-07-16T16:21:00Z"/>
          <w:rFonts w:ascii="Times New Roman" w:hAnsi="Times New Roman" w:eastAsia="仿宋_GB2312"/>
          <w:sz w:val="32"/>
          <w:szCs w:val="32"/>
        </w:rPr>
        <w:pPrChange w:id="2294" w:author="彭姐江苏协会五月无锡展十月南京" w:date="2024-07-18T11:34:32Z">
          <w:pPr>
            <w:overflowPunct w:val="0"/>
            <w:adjustRightInd w:val="0"/>
            <w:snapToGrid w:val="0"/>
            <w:spacing w:line="600" w:lineRule="exact"/>
            <w:ind w:firstLine="640" w:firstLineChars="200"/>
          </w:pPr>
        </w:pPrChange>
      </w:pPr>
    </w:p>
    <w:p w14:paraId="3FB73AE7">
      <w:pPr>
        <w:overflowPunct/>
        <w:adjustRightInd/>
        <w:snapToGrid/>
        <w:spacing w:after="0" w:afterLines="-2147483648" w:line="480" w:lineRule="exact"/>
        <w:ind w:firstLine="640" w:firstLineChars="200"/>
        <w:jc w:val="left"/>
        <w:rPr>
          <w:del w:id="2297" w:author="格格 刘" w:date="2024-07-16T16:21:00Z"/>
          <w:rFonts w:ascii="Times New Roman" w:hAnsi="Times New Roman" w:eastAsia="方正楷体_GBK"/>
          <w:b/>
          <w:sz w:val="32"/>
          <w:szCs w:val="32"/>
        </w:rPr>
        <w:pPrChange w:id="2296" w:author="彭姐江苏协会五月无锡展十月南京" w:date="2024-07-18T11:34:32Z">
          <w:pPr>
            <w:overflowPunct w:val="0"/>
            <w:adjustRightInd w:val="0"/>
            <w:snapToGrid w:val="0"/>
            <w:spacing w:after="156" w:afterLines="50" w:line="600" w:lineRule="exact"/>
            <w:jc w:val="center"/>
          </w:pPr>
        </w:pPrChange>
      </w:pPr>
      <w:del w:id="2298" w:author="格格 刘" w:date="2024-07-16T16:21:00Z">
        <w:r>
          <w:rPr>
            <w:rFonts w:ascii="Times New Roman" w:hAnsi="Times New Roman" w:eastAsia="方正楷体_GBK"/>
            <w:b/>
            <w:sz w:val="32"/>
            <w:szCs w:val="32"/>
          </w:rPr>
          <w:delText>第四节  负责人</w:delText>
        </w:r>
      </w:del>
    </w:p>
    <w:p w14:paraId="09CA20A0">
      <w:pPr>
        <w:overflowPunct/>
        <w:adjustRightInd/>
        <w:snapToGrid/>
        <w:spacing w:line="480" w:lineRule="exact"/>
        <w:ind w:firstLine="640" w:firstLineChars="200"/>
        <w:jc w:val="left"/>
        <w:rPr>
          <w:del w:id="2300" w:author="格格 刘" w:date="2024-07-16T16:21:00Z"/>
          <w:rFonts w:ascii="Times New Roman" w:hAnsi="Times New Roman" w:eastAsia="方正仿宋_GBK"/>
          <w:sz w:val="32"/>
          <w:szCs w:val="32"/>
        </w:rPr>
        <w:pPrChange w:id="2299" w:author="彭姐江苏协会五月无锡展十月南京" w:date="2024-07-18T11:34:32Z">
          <w:pPr>
            <w:overflowPunct w:val="0"/>
            <w:adjustRightInd w:val="0"/>
            <w:snapToGrid w:val="0"/>
            <w:spacing w:line="600" w:lineRule="exact"/>
            <w:ind w:firstLine="640" w:firstLineChars="200"/>
          </w:pPr>
        </w:pPrChange>
      </w:pPr>
      <w:del w:id="2301" w:author="格格 刘" w:date="2024-07-16T16:21:00Z">
        <w:r>
          <w:rPr>
            <w:rFonts w:ascii="Times New Roman" w:hAnsi="Times New Roman" w:eastAsia="黑体"/>
            <w:sz w:val="32"/>
            <w:szCs w:val="32"/>
          </w:rPr>
          <w:delText>第三十五条</w:delText>
        </w:r>
      </w:del>
      <w:del w:id="2302" w:author="格格 刘" w:date="2024-07-16T16:21:00Z">
        <w:r>
          <w:rPr>
            <w:rFonts w:ascii="Times New Roman" w:hAnsi="Times New Roman" w:eastAsia="仿宋_GB2312"/>
            <w:sz w:val="32"/>
            <w:szCs w:val="32"/>
          </w:rPr>
          <w:delText xml:space="preserve">  </w:delText>
        </w:r>
      </w:del>
      <w:del w:id="2303" w:author="格格 刘" w:date="2024-07-16T16:21:00Z">
        <w:r>
          <w:rPr>
            <w:rFonts w:ascii="Times New Roman" w:hAnsi="Times New Roman" w:eastAsia="方正仿宋_GBK"/>
            <w:sz w:val="32"/>
            <w:szCs w:val="32"/>
          </w:rPr>
          <w:delText>本团体负责人须具备下列条件：</w:delText>
        </w:r>
      </w:del>
    </w:p>
    <w:p w14:paraId="43C04C98">
      <w:pPr>
        <w:overflowPunct/>
        <w:adjustRightInd/>
        <w:snapToGrid/>
        <w:spacing w:line="480" w:lineRule="exact"/>
        <w:ind w:firstLine="640" w:firstLineChars="200"/>
        <w:jc w:val="left"/>
        <w:rPr>
          <w:del w:id="2305" w:author="格格 刘" w:date="2024-07-16T16:21:00Z"/>
          <w:rFonts w:ascii="Times New Roman" w:hAnsi="Times New Roman" w:eastAsia="方正仿宋_GBK"/>
          <w:sz w:val="32"/>
          <w:szCs w:val="32"/>
        </w:rPr>
        <w:pPrChange w:id="2304" w:author="彭姐江苏协会五月无锡展十月南京" w:date="2024-07-18T11:34:32Z">
          <w:pPr>
            <w:overflowPunct w:val="0"/>
            <w:adjustRightInd w:val="0"/>
            <w:snapToGrid w:val="0"/>
            <w:spacing w:line="600" w:lineRule="exact"/>
            <w:ind w:firstLine="640" w:firstLineChars="200"/>
          </w:pPr>
        </w:pPrChange>
      </w:pPr>
      <w:del w:id="2306" w:author="格格 刘" w:date="2024-07-16T16:21:00Z">
        <w:r>
          <w:rPr>
            <w:rFonts w:ascii="Times New Roman" w:hAnsi="Times New Roman" w:eastAsia="方正仿宋_GBK"/>
            <w:sz w:val="32"/>
            <w:szCs w:val="32"/>
          </w:rPr>
          <w:delText>（一）坚持党的路线、方针、政策，具备良好的政治素质；</w:delText>
        </w:r>
      </w:del>
    </w:p>
    <w:p w14:paraId="717E46E5">
      <w:pPr>
        <w:overflowPunct/>
        <w:adjustRightInd/>
        <w:snapToGrid/>
        <w:spacing w:line="480" w:lineRule="exact"/>
        <w:ind w:firstLine="640" w:firstLineChars="200"/>
        <w:jc w:val="left"/>
        <w:rPr>
          <w:del w:id="2308" w:author="格格 刘" w:date="2024-07-16T16:21:00Z"/>
          <w:rFonts w:ascii="Times New Roman" w:hAnsi="Times New Roman" w:eastAsia="方正仿宋_GBK"/>
          <w:sz w:val="32"/>
          <w:szCs w:val="32"/>
        </w:rPr>
        <w:pPrChange w:id="2307" w:author="彭姐江苏协会五月无锡展十月南京" w:date="2024-07-18T11:34:32Z">
          <w:pPr>
            <w:overflowPunct w:val="0"/>
            <w:adjustRightInd w:val="0"/>
            <w:snapToGrid w:val="0"/>
            <w:spacing w:line="600" w:lineRule="exact"/>
            <w:ind w:firstLine="640" w:firstLineChars="200"/>
          </w:pPr>
        </w:pPrChange>
      </w:pPr>
      <w:del w:id="2309" w:author="格格 刘" w:date="2024-07-16T16:21:00Z">
        <w:r>
          <w:rPr>
            <w:rFonts w:ascii="Times New Roman" w:hAnsi="Times New Roman" w:eastAsia="方正仿宋_GBK"/>
            <w:sz w:val="32"/>
            <w:szCs w:val="32"/>
          </w:rPr>
          <w:delText>（二）在本团体业务领域和活动地域内有较大的影响；</w:delText>
        </w:r>
      </w:del>
    </w:p>
    <w:p w14:paraId="629CC253">
      <w:pPr>
        <w:overflowPunct/>
        <w:adjustRightInd/>
        <w:snapToGrid/>
        <w:spacing w:line="480" w:lineRule="exact"/>
        <w:ind w:firstLine="640" w:firstLineChars="200"/>
        <w:jc w:val="left"/>
        <w:rPr>
          <w:del w:id="2311" w:author="格格 刘" w:date="2024-07-16T16:21:00Z"/>
          <w:rFonts w:ascii="Times New Roman" w:hAnsi="Times New Roman" w:eastAsia="方正仿宋_GBK"/>
          <w:sz w:val="32"/>
          <w:szCs w:val="32"/>
        </w:rPr>
        <w:pPrChange w:id="2310" w:author="彭姐江苏协会五月无锡展十月南京" w:date="2024-07-18T11:34:32Z">
          <w:pPr>
            <w:overflowPunct w:val="0"/>
            <w:adjustRightInd w:val="0"/>
            <w:snapToGrid w:val="0"/>
            <w:spacing w:line="600" w:lineRule="exact"/>
            <w:ind w:firstLine="640" w:firstLineChars="200"/>
          </w:pPr>
        </w:pPrChange>
      </w:pPr>
      <w:del w:id="2312" w:author="格格 刘" w:date="2024-07-16T16:21:00Z">
        <w:r>
          <w:rPr>
            <w:rFonts w:ascii="Times New Roman" w:hAnsi="Times New Roman" w:eastAsia="方正仿宋_GBK"/>
            <w:sz w:val="32"/>
            <w:szCs w:val="32"/>
          </w:rPr>
          <w:delText>（三）身体状况能正常履职，年龄不超过70周岁，秘书长为专职；</w:delText>
        </w:r>
      </w:del>
    </w:p>
    <w:p w14:paraId="5D7ADDE6">
      <w:pPr>
        <w:overflowPunct/>
        <w:adjustRightInd/>
        <w:snapToGrid/>
        <w:spacing w:line="480" w:lineRule="exact"/>
        <w:ind w:firstLine="640" w:firstLineChars="200"/>
        <w:jc w:val="left"/>
        <w:rPr>
          <w:del w:id="2314" w:author="格格 刘" w:date="2024-07-16T16:21:00Z"/>
          <w:rFonts w:ascii="Times New Roman" w:hAnsi="Times New Roman" w:eastAsia="方正仿宋_GBK"/>
          <w:sz w:val="32"/>
          <w:szCs w:val="32"/>
        </w:rPr>
        <w:pPrChange w:id="2313" w:author="彭姐江苏协会五月无锡展十月南京" w:date="2024-07-18T11:34:32Z">
          <w:pPr>
            <w:overflowPunct w:val="0"/>
            <w:adjustRightInd w:val="0"/>
            <w:snapToGrid w:val="0"/>
            <w:spacing w:line="600" w:lineRule="exact"/>
            <w:ind w:firstLine="640" w:firstLineChars="200"/>
          </w:pPr>
        </w:pPrChange>
      </w:pPr>
      <w:del w:id="2315" w:author="格格 刘" w:date="2024-07-16T16:21:00Z">
        <w:r>
          <w:rPr>
            <w:rFonts w:ascii="Times New Roman" w:hAnsi="Times New Roman" w:eastAsia="方正仿宋_GBK"/>
            <w:sz w:val="32"/>
            <w:szCs w:val="32"/>
          </w:rPr>
          <w:delText xml:space="preserve">（四）具有完全民事行为能力； </w:delText>
        </w:r>
      </w:del>
    </w:p>
    <w:p w14:paraId="483CFE6C">
      <w:pPr>
        <w:overflowPunct/>
        <w:adjustRightInd/>
        <w:snapToGrid/>
        <w:spacing w:line="480" w:lineRule="exact"/>
        <w:ind w:firstLine="640" w:firstLineChars="200"/>
        <w:jc w:val="left"/>
        <w:rPr>
          <w:del w:id="2317" w:author="格格 刘" w:date="2024-07-16T16:21:00Z"/>
          <w:rFonts w:ascii="Times New Roman" w:hAnsi="Times New Roman" w:eastAsia="方正仿宋_GBK"/>
          <w:sz w:val="32"/>
          <w:szCs w:val="32"/>
        </w:rPr>
        <w:pPrChange w:id="2316" w:author="彭姐江苏协会五月无锡展十月南京" w:date="2024-07-18T11:34:32Z">
          <w:pPr>
            <w:overflowPunct w:val="0"/>
            <w:adjustRightInd w:val="0"/>
            <w:snapToGrid w:val="0"/>
            <w:spacing w:line="600" w:lineRule="exact"/>
            <w:ind w:firstLine="640" w:firstLineChars="200"/>
          </w:pPr>
        </w:pPrChange>
      </w:pPr>
      <w:del w:id="2318" w:author="格格 刘" w:date="2024-07-16T16:21:00Z">
        <w:r>
          <w:rPr>
            <w:rFonts w:ascii="Times New Roman" w:hAnsi="Times New Roman" w:eastAsia="方正仿宋_GBK"/>
            <w:sz w:val="32"/>
            <w:szCs w:val="32"/>
          </w:rPr>
          <w:delText>（五）遵纪守法，个人社会信用记录良好，能够忠实、勤勉、尽责，维护本团体和会员的合法权益；</w:delText>
        </w:r>
      </w:del>
    </w:p>
    <w:p w14:paraId="2E14F02D">
      <w:pPr>
        <w:overflowPunct/>
        <w:adjustRightInd/>
        <w:snapToGrid/>
        <w:spacing w:line="480" w:lineRule="exact"/>
        <w:ind w:firstLine="640" w:firstLineChars="200"/>
        <w:jc w:val="left"/>
        <w:rPr>
          <w:del w:id="2320" w:author="格格 刘" w:date="2024-07-16T16:21:00Z"/>
          <w:rFonts w:ascii="Times New Roman" w:hAnsi="Times New Roman" w:eastAsia="方正仿宋_GBK"/>
          <w:sz w:val="32"/>
          <w:szCs w:val="32"/>
        </w:rPr>
        <w:pPrChange w:id="2319" w:author="彭姐江苏协会五月无锡展十月南京" w:date="2024-07-18T11:34:32Z">
          <w:pPr>
            <w:overflowPunct w:val="0"/>
            <w:adjustRightInd w:val="0"/>
            <w:snapToGrid w:val="0"/>
            <w:spacing w:line="600" w:lineRule="exact"/>
            <w:ind w:firstLine="640" w:firstLineChars="200"/>
          </w:pPr>
        </w:pPrChange>
      </w:pPr>
      <w:del w:id="2321" w:author="格格 刘" w:date="2024-07-16T16:21:00Z">
        <w:r>
          <w:rPr>
            <w:rFonts w:ascii="Times New Roman" w:hAnsi="Times New Roman" w:eastAsia="方正仿宋_GBK"/>
            <w:sz w:val="32"/>
            <w:szCs w:val="32"/>
          </w:rPr>
          <w:delText>（六）无法律法规规章和政策规定不得担任的其他情形；</w:delText>
        </w:r>
      </w:del>
    </w:p>
    <w:p w14:paraId="5D25F76A">
      <w:pPr>
        <w:overflowPunct/>
        <w:adjustRightInd/>
        <w:snapToGrid/>
        <w:spacing w:line="480" w:lineRule="exact"/>
        <w:ind w:firstLine="640" w:firstLineChars="200"/>
        <w:jc w:val="left"/>
        <w:rPr>
          <w:del w:id="2323" w:author="格格 刘" w:date="2024-07-16T16:21:00Z"/>
          <w:rFonts w:ascii="Times New Roman" w:hAnsi="Times New Roman" w:eastAsia="仿宋_GB2312"/>
          <w:sz w:val="32"/>
          <w:szCs w:val="32"/>
        </w:rPr>
        <w:pPrChange w:id="2322" w:author="彭姐江苏协会五月无锡展十月南京" w:date="2024-07-18T11:34:32Z">
          <w:pPr>
            <w:overflowPunct w:val="0"/>
            <w:adjustRightInd w:val="0"/>
            <w:snapToGrid w:val="0"/>
            <w:spacing w:line="600" w:lineRule="exact"/>
            <w:ind w:firstLine="640" w:firstLineChars="200"/>
          </w:pPr>
        </w:pPrChange>
      </w:pPr>
      <w:del w:id="2324" w:author="格格 刘" w:date="2024-07-16T16:21:00Z">
        <w:r>
          <w:rPr>
            <w:rFonts w:ascii="Times New Roman" w:hAnsi="Times New Roman" w:eastAsia="方正仿宋_GBK"/>
            <w:sz w:val="32"/>
            <w:szCs w:val="32"/>
          </w:rPr>
          <w:delText>（…）</w:delText>
        </w:r>
      </w:del>
      <w:del w:id="2325" w:author="格格 刘" w:date="2024-07-16T16:21:00Z">
        <w:r>
          <w:rPr>
            <w:rFonts w:ascii="Times New Roman" w:hAnsi="Times New Roman" w:eastAsia="仿宋_GB2312"/>
            <w:sz w:val="32"/>
            <w:szCs w:val="32"/>
            <w:u w:val="single"/>
          </w:rPr>
          <w:delText xml:space="preserve">            </w:delText>
        </w:r>
      </w:del>
      <w:del w:id="2326" w:author="格格 刘" w:date="2024-07-16T16:21:00Z">
        <w:r>
          <w:rPr>
            <w:rFonts w:ascii="Times New Roman" w:hAnsi="Times New Roman" w:eastAsia="方正仿宋_GBK"/>
            <w:sz w:val="32"/>
            <w:szCs w:val="32"/>
          </w:rPr>
          <w:delText>。</w:delText>
        </w:r>
      </w:del>
      <w:del w:id="2327" w:author="格格 刘" w:date="2024-07-16T16:21:00Z">
        <w:r>
          <w:rPr>
            <w:rFonts w:ascii="Times New Roman" w:hAnsi="Times New Roman" w:eastAsia="仿宋_GB2312"/>
            <w:sz w:val="32"/>
            <w:szCs w:val="32"/>
          </w:rPr>
          <w:delText xml:space="preserve"> </w:delText>
        </w:r>
      </w:del>
    </w:p>
    <w:p w14:paraId="2FA532ED">
      <w:pPr>
        <w:overflowPunct/>
        <w:adjustRightInd/>
        <w:snapToGrid/>
        <w:spacing w:line="480" w:lineRule="exact"/>
        <w:ind w:firstLine="640" w:firstLineChars="200"/>
        <w:jc w:val="left"/>
        <w:rPr>
          <w:del w:id="2329" w:author="格格 刘" w:date="2024-07-16T16:21:00Z"/>
          <w:rFonts w:ascii="Times New Roman" w:hAnsi="Times New Roman" w:eastAsia="仿宋_GB2312"/>
          <w:sz w:val="32"/>
          <w:szCs w:val="32"/>
        </w:rPr>
        <w:pPrChange w:id="2328" w:author="彭姐江苏协会五月无锡展十月南京" w:date="2024-07-18T11:34:32Z">
          <w:pPr>
            <w:overflowPunct w:val="0"/>
            <w:adjustRightInd w:val="0"/>
            <w:snapToGrid w:val="0"/>
            <w:spacing w:line="600" w:lineRule="exact"/>
            <w:ind w:firstLine="640" w:firstLineChars="200"/>
          </w:pPr>
        </w:pPrChange>
      </w:pPr>
      <w:del w:id="2330" w:author="格格 刘" w:date="2024-07-16T16:21:00Z">
        <w:r>
          <w:rPr>
            <w:rFonts w:ascii="Times New Roman" w:hAnsi="Times New Roman" w:eastAsia="黑体"/>
            <w:sz w:val="32"/>
            <w:szCs w:val="32"/>
          </w:rPr>
          <w:delText xml:space="preserve">第三十六条  </w:delText>
        </w:r>
      </w:del>
      <w:del w:id="2331" w:author="格格 刘" w:date="2024-07-16T16:21:00Z">
        <w:r>
          <w:rPr>
            <w:rFonts w:ascii="Times New Roman" w:hAnsi="Times New Roman" w:eastAsia="方正仿宋_GBK"/>
            <w:sz w:val="32"/>
            <w:szCs w:val="32"/>
          </w:rPr>
          <w:delText>本团体负责人不得超过常务理事人数的1/2；未设立常务理事会的，负责人不超过理事人数的1/3。【</w:delText>
        </w:r>
      </w:del>
      <w:del w:id="2332" w:author="格格 刘" w:date="2024-07-16T16:21:00Z">
        <w:r>
          <w:rPr>
            <w:rFonts w:ascii="Times New Roman" w:hAnsi="Times New Roman" w:eastAsia="方正楷体_GBK"/>
            <w:sz w:val="32"/>
            <w:szCs w:val="32"/>
          </w:rPr>
          <w:delText>负责人最多不得超过40人</w:delText>
        </w:r>
      </w:del>
      <w:del w:id="2333" w:author="格格 刘" w:date="2024-07-16T16:21:00Z">
        <w:r>
          <w:rPr>
            <w:rFonts w:ascii="Times New Roman" w:hAnsi="Times New Roman" w:eastAsia="方正仿宋_GBK"/>
            <w:sz w:val="32"/>
            <w:szCs w:val="32"/>
          </w:rPr>
          <w:delText>】</w:delText>
        </w:r>
      </w:del>
    </w:p>
    <w:p w14:paraId="6A85D7E3">
      <w:pPr>
        <w:overflowPunct/>
        <w:adjustRightInd/>
        <w:snapToGrid/>
        <w:spacing w:line="480" w:lineRule="exact"/>
        <w:ind w:firstLine="640" w:firstLineChars="200"/>
        <w:jc w:val="left"/>
        <w:rPr>
          <w:del w:id="2335" w:author="格格 刘" w:date="2024-07-16T16:21:00Z"/>
          <w:rFonts w:ascii="Times New Roman" w:hAnsi="Times New Roman" w:eastAsia="仿宋_GB2312"/>
          <w:sz w:val="32"/>
          <w:szCs w:val="32"/>
        </w:rPr>
        <w:pPrChange w:id="2334" w:author="彭姐江苏协会五月无锡展十月南京" w:date="2024-07-18T11:34:32Z">
          <w:pPr>
            <w:overflowPunct w:val="0"/>
            <w:adjustRightInd w:val="0"/>
            <w:snapToGrid w:val="0"/>
            <w:spacing w:line="600" w:lineRule="exact"/>
            <w:ind w:firstLine="640" w:firstLineChars="200"/>
          </w:pPr>
        </w:pPrChange>
      </w:pPr>
      <w:del w:id="2336" w:author="格格 刘" w:date="2024-07-16T16:21:00Z">
        <w:r>
          <w:rPr>
            <w:rFonts w:ascii="Times New Roman" w:hAnsi="Times New Roman" w:eastAsia="黑体"/>
            <w:sz w:val="32"/>
            <w:szCs w:val="32"/>
          </w:rPr>
          <w:delText xml:space="preserve">第三十七条  </w:delText>
        </w:r>
      </w:del>
      <w:del w:id="2337" w:author="格格 刘" w:date="2024-07-16T16:21:00Z">
        <w:r>
          <w:rPr>
            <w:rFonts w:ascii="Times New Roman" w:hAnsi="Times New Roman" w:eastAsia="方正仿宋_GBK"/>
            <w:sz w:val="32"/>
            <w:szCs w:val="32"/>
          </w:rPr>
          <w:delText>本团体负责人任期与理事会相同，无特殊情况连任不超过两届；会长和秘书长不得由同一人兼任。</w:delText>
        </w:r>
      </w:del>
    </w:p>
    <w:p w14:paraId="0AECC44E">
      <w:pPr>
        <w:overflowPunct/>
        <w:adjustRightInd/>
        <w:snapToGrid/>
        <w:spacing w:line="480" w:lineRule="exact"/>
        <w:ind w:firstLine="640" w:firstLineChars="200"/>
        <w:jc w:val="left"/>
        <w:rPr>
          <w:del w:id="2339" w:author="格格 刘" w:date="2024-07-16T16:21:00Z"/>
          <w:rFonts w:ascii="Times New Roman" w:hAnsi="Times New Roman" w:eastAsia="方正仿宋_GBK"/>
          <w:sz w:val="32"/>
          <w:szCs w:val="32"/>
        </w:rPr>
        <w:pPrChange w:id="2338" w:author="彭姐江苏协会五月无锡展十月南京" w:date="2024-07-18T11:34:32Z">
          <w:pPr>
            <w:overflowPunct w:val="0"/>
            <w:adjustRightInd w:val="0"/>
            <w:snapToGrid w:val="0"/>
            <w:spacing w:line="600" w:lineRule="exact"/>
            <w:ind w:firstLine="640" w:firstLineChars="200"/>
          </w:pPr>
        </w:pPrChange>
      </w:pPr>
      <w:del w:id="2340" w:author="格格 刘" w:date="2024-07-16T16:21:00Z">
        <w:r>
          <w:rPr>
            <w:rFonts w:ascii="Times New Roman" w:hAnsi="Times New Roman" w:eastAsia="黑体"/>
            <w:sz w:val="32"/>
            <w:szCs w:val="32"/>
          </w:rPr>
          <w:delText>第三十八条　</w:delText>
        </w:r>
      </w:del>
      <w:del w:id="2341" w:author="格格 刘" w:date="2024-07-16T16:21:00Z">
        <w:r>
          <w:rPr>
            <w:rFonts w:ascii="Times New Roman" w:hAnsi="Times New Roman" w:eastAsia="方正仿宋_GBK"/>
            <w:sz w:val="32"/>
            <w:szCs w:val="32"/>
          </w:rPr>
          <w:delText>会长为本团体法定代表人。因特殊情况，经理事会研究决定，报业务主管单位【</w:delText>
        </w:r>
      </w:del>
      <w:del w:id="2342" w:author="格格 刘" w:date="2024-07-16T16:21:00Z">
        <w:r>
          <w:rPr>
            <w:rFonts w:ascii="Times New Roman" w:hAnsi="Times New Roman" w:eastAsia="方正楷体_GBK"/>
            <w:sz w:val="32"/>
            <w:szCs w:val="32"/>
          </w:rPr>
          <w:delText>已脱钩和直接登记的社会组织报党建工作机构（或其授权的行业党委、属地党组织）</w:delText>
        </w:r>
      </w:del>
      <w:del w:id="2343" w:author="格格 刘" w:date="2024-07-16T16:21:00Z">
        <w:r>
          <w:rPr>
            <w:rFonts w:ascii="Times New Roman" w:hAnsi="Times New Roman" w:eastAsia="方正仿宋_GBK"/>
            <w:sz w:val="32"/>
            <w:szCs w:val="32"/>
          </w:rPr>
          <w:delText>】审查同意并经登记管理机关批准后，可以由副会长或秘书长担任法定代表人。聘任秘书长不得任本团体法定代表人。</w:delText>
        </w:r>
      </w:del>
    </w:p>
    <w:p w14:paraId="5E0C9830">
      <w:pPr>
        <w:overflowPunct/>
        <w:adjustRightInd/>
        <w:snapToGrid/>
        <w:spacing w:line="480" w:lineRule="exact"/>
        <w:ind w:firstLine="640" w:firstLineChars="200"/>
        <w:jc w:val="left"/>
        <w:rPr>
          <w:del w:id="2345" w:author="格格 刘" w:date="2024-07-16T16:21:00Z"/>
          <w:rFonts w:ascii="Times New Roman" w:hAnsi="Times New Roman" w:eastAsia="方正仿宋_GBK"/>
          <w:sz w:val="32"/>
          <w:szCs w:val="32"/>
        </w:rPr>
        <w:pPrChange w:id="2344" w:author="彭姐江苏协会五月无锡展十月南京" w:date="2024-07-18T11:34:32Z">
          <w:pPr>
            <w:overflowPunct w:val="0"/>
            <w:adjustRightInd w:val="0"/>
            <w:snapToGrid w:val="0"/>
            <w:spacing w:line="600" w:lineRule="exact"/>
            <w:ind w:firstLine="640" w:firstLineChars="200"/>
          </w:pPr>
        </w:pPrChange>
      </w:pPr>
      <w:del w:id="2346" w:author="格格 刘" w:date="2024-07-16T16:21:00Z">
        <w:r>
          <w:rPr>
            <w:rFonts w:ascii="Times New Roman" w:hAnsi="Times New Roman" w:eastAsia="方正仿宋_GBK"/>
            <w:sz w:val="32"/>
            <w:szCs w:val="32"/>
          </w:rPr>
          <w:delText>本团体法定代表人不兼任其他社会团体的法定代表人。</w:delText>
        </w:r>
      </w:del>
    </w:p>
    <w:p w14:paraId="7D30724A">
      <w:pPr>
        <w:overflowPunct/>
        <w:adjustRightInd/>
        <w:snapToGrid/>
        <w:spacing w:line="480" w:lineRule="exact"/>
        <w:ind w:firstLine="640" w:firstLineChars="200"/>
        <w:jc w:val="left"/>
        <w:rPr>
          <w:del w:id="2348" w:author="格格 刘" w:date="2024-07-16T16:21:00Z"/>
          <w:rFonts w:ascii="Times New Roman" w:hAnsi="Times New Roman" w:eastAsia="方正仿宋_GBK"/>
          <w:sz w:val="32"/>
          <w:szCs w:val="32"/>
        </w:rPr>
        <w:pPrChange w:id="2347" w:author="彭姐江苏协会五月无锡展十月南京" w:date="2024-07-18T11:34:32Z">
          <w:pPr>
            <w:overflowPunct w:val="0"/>
            <w:adjustRightInd w:val="0"/>
            <w:snapToGrid w:val="0"/>
            <w:spacing w:line="600" w:lineRule="exact"/>
            <w:ind w:firstLine="640" w:firstLineChars="200"/>
          </w:pPr>
        </w:pPrChange>
      </w:pPr>
      <w:del w:id="2349" w:author="格格 刘" w:date="2024-07-16T16:21:00Z">
        <w:r>
          <w:rPr>
            <w:rFonts w:ascii="Times New Roman" w:hAnsi="Times New Roman" w:eastAsia="方正仿宋_GBK"/>
            <w:sz w:val="32"/>
            <w:szCs w:val="32"/>
          </w:rPr>
          <w:delText>因特殊情况，原任法定代表人无法履职签字或无故不配合签字导致法定代表人变更登记不能正常进行的，可由理事会研究形成变更决议，报业务主管单位【</w:delText>
        </w:r>
      </w:del>
      <w:del w:id="2350" w:author="格格 刘" w:date="2024-07-16T16:21:00Z">
        <w:r>
          <w:rPr>
            <w:rFonts w:ascii="Times New Roman" w:hAnsi="Times New Roman" w:eastAsia="方正楷体_GBK"/>
            <w:sz w:val="32"/>
            <w:szCs w:val="32"/>
          </w:rPr>
          <w:delText>已脱钩和直接登记的社会组织报党建工作机构（或其授权的行业党委、属地党组织）</w:delText>
        </w:r>
      </w:del>
      <w:del w:id="2351" w:author="格格 刘" w:date="2024-07-16T16:21:00Z">
        <w:r>
          <w:rPr>
            <w:rFonts w:ascii="Times New Roman" w:hAnsi="Times New Roman" w:eastAsia="方正仿宋_GBK"/>
            <w:sz w:val="32"/>
            <w:szCs w:val="32"/>
          </w:rPr>
          <w:delText>】审查同意后，向登记管理机关申请变更登记。</w:delText>
        </w:r>
      </w:del>
    </w:p>
    <w:p w14:paraId="12D9CC3A">
      <w:pPr>
        <w:overflowPunct/>
        <w:adjustRightInd/>
        <w:snapToGrid/>
        <w:spacing w:line="480" w:lineRule="exact"/>
        <w:ind w:firstLine="640" w:firstLineChars="200"/>
        <w:jc w:val="left"/>
        <w:rPr>
          <w:del w:id="2353" w:author="格格 刘" w:date="2024-07-16T16:21:00Z"/>
          <w:rFonts w:ascii="Times New Roman" w:hAnsi="Times New Roman" w:eastAsia="方正仿宋_GBK"/>
          <w:sz w:val="32"/>
          <w:szCs w:val="32"/>
        </w:rPr>
        <w:pPrChange w:id="2352" w:author="彭姐江苏协会五月无锡展十月南京" w:date="2024-07-18T11:34:32Z">
          <w:pPr>
            <w:overflowPunct w:val="0"/>
            <w:adjustRightInd w:val="0"/>
            <w:snapToGrid w:val="0"/>
            <w:spacing w:line="600" w:lineRule="exact"/>
            <w:ind w:firstLine="640" w:firstLineChars="200"/>
          </w:pPr>
        </w:pPrChange>
      </w:pPr>
      <w:del w:id="2354" w:author="格格 刘" w:date="2024-07-16T16:21:00Z">
        <w:r>
          <w:rPr>
            <w:rFonts w:ascii="Times New Roman" w:hAnsi="Times New Roman" w:eastAsia="方正黑体_GBK"/>
            <w:sz w:val="32"/>
            <w:szCs w:val="32"/>
          </w:rPr>
          <w:delText>第三十九条</w:delText>
        </w:r>
      </w:del>
      <w:del w:id="2355" w:author="格格 刘" w:date="2024-07-16T16:21:00Z">
        <w:r>
          <w:rPr>
            <w:rFonts w:ascii="Times New Roman" w:hAnsi="Times New Roman" w:eastAsia="仿宋_GB2312"/>
            <w:sz w:val="32"/>
            <w:szCs w:val="32"/>
          </w:rPr>
          <w:delText xml:space="preserve">  </w:delText>
        </w:r>
      </w:del>
      <w:del w:id="2356" w:author="格格 刘" w:date="2024-07-16T16:21:00Z">
        <w:r>
          <w:rPr>
            <w:rFonts w:ascii="Times New Roman" w:hAnsi="Times New Roman" w:eastAsia="方正仿宋_GBK"/>
            <w:sz w:val="32"/>
            <w:szCs w:val="32"/>
          </w:rPr>
          <w:delText>本团体会长行使下列职权：</w:delText>
        </w:r>
      </w:del>
    </w:p>
    <w:p w14:paraId="28572510">
      <w:pPr>
        <w:overflowPunct/>
        <w:adjustRightInd/>
        <w:snapToGrid/>
        <w:spacing w:line="480" w:lineRule="exact"/>
        <w:ind w:firstLine="640" w:firstLineChars="200"/>
        <w:jc w:val="left"/>
        <w:rPr>
          <w:del w:id="2358" w:author="格格 刘" w:date="2024-07-16T16:21:00Z"/>
          <w:rFonts w:ascii="Times New Roman" w:hAnsi="Times New Roman" w:eastAsia="方正仿宋_GBK"/>
          <w:sz w:val="32"/>
          <w:szCs w:val="32"/>
        </w:rPr>
        <w:pPrChange w:id="2357" w:author="彭姐江苏协会五月无锡展十月南京" w:date="2024-07-18T11:34:32Z">
          <w:pPr>
            <w:overflowPunct w:val="0"/>
            <w:adjustRightInd w:val="0"/>
            <w:snapToGrid w:val="0"/>
            <w:spacing w:line="600" w:lineRule="exact"/>
            <w:ind w:firstLine="640" w:firstLineChars="200"/>
          </w:pPr>
        </w:pPrChange>
      </w:pPr>
      <w:del w:id="2359" w:author="格格 刘" w:date="2024-07-16T16:21:00Z">
        <w:r>
          <w:rPr>
            <w:rFonts w:ascii="Times New Roman" w:hAnsi="Times New Roman" w:eastAsia="方正仿宋_GBK"/>
            <w:sz w:val="32"/>
            <w:szCs w:val="32"/>
          </w:rPr>
          <w:delText>（一）领导理事会、常务理事会工作；</w:delText>
        </w:r>
      </w:del>
    </w:p>
    <w:p w14:paraId="791EA3CD">
      <w:pPr>
        <w:overflowPunct/>
        <w:adjustRightInd/>
        <w:snapToGrid/>
        <w:spacing w:line="480" w:lineRule="exact"/>
        <w:ind w:firstLine="640" w:firstLineChars="200"/>
        <w:jc w:val="left"/>
        <w:rPr>
          <w:del w:id="2361" w:author="格格 刘" w:date="2024-07-16T16:21:00Z"/>
          <w:rFonts w:ascii="Times New Roman" w:hAnsi="Times New Roman" w:eastAsia="方正仿宋_GBK"/>
          <w:sz w:val="32"/>
          <w:szCs w:val="32"/>
        </w:rPr>
        <w:pPrChange w:id="2360" w:author="彭姐江苏协会五月无锡展十月南京" w:date="2024-07-18T11:34:32Z">
          <w:pPr>
            <w:overflowPunct w:val="0"/>
            <w:adjustRightInd w:val="0"/>
            <w:snapToGrid w:val="0"/>
            <w:spacing w:line="600" w:lineRule="exact"/>
            <w:ind w:firstLine="640" w:firstLineChars="200"/>
          </w:pPr>
        </w:pPrChange>
      </w:pPr>
      <w:del w:id="2362" w:author="格格 刘" w:date="2024-07-16T16:21:00Z">
        <w:r>
          <w:rPr>
            <w:rFonts w:ascii="Times New Roman" w:hAnsi="Times New Roman" w:eastAsia="方正仿宋_GBK"/>
            <w:sz w:val="32"/>
            <w:szCs w:val="32"/>
          </w:rPr>
          <w:delText>（二）召集和主持理事会、常务理事会；</w:delText>
        </w:r>
      </w:del>
    </w:p>
    <w:p w14:paraId="36FE20D9">
      <w:pPr>
        <w:overflowPunct/>
        <w:adjustRightInd/>
        <w:snapToGrid/>
        <w:spacing w:line="480" w:lineRule="exact"/>
        <w:ind w:firstLine="640" w:firstLineChars="200"/>
        <w:jc w:val="left"/>
        <w:rPr>
          <w:del w:id="2364" w:author="格格 刘" w:date="2024-07-16T16:21:00Z"/>
          <w:rFonts w:ascii="Times New Roman" w:hAnsi="Times New Roman" w:eastAsia="方正仿宋_GBK"/>
          <w:sz w:val="32"/>
          <w:szCs w:val="32"/>
        </w:rPr>
        <w:pPrChange w:id="2363" w:author="彭姐江苏协会五月无锡展十月南京" w:date="2024-07-18T11:34:32Z">
          <w:pPr>
            <w:overflowPunct w:val="0"/>
            <w:adjustRightInd w:val="0"/>
            <w:snapToGrid w:val="0"/>
            <w:spacing w:line="600" w:lineRule="exact"/>
            <w:ind w:firstLine="640" w:firstLineChars="200"/>
          </w:pPr>
        </w:pPrChange>
      </w:pPr>
      <w:del w:id="2365" w:author="格格 刘" w:date="2024-07-16T16:21:00Z">
        <w:r>
          <w:rPr>
            <w:rFonts w:ascii="Times New Roman" w:hAnsi="Times New Roman" w:eastAsia="方正仿宋_GBK"/>
            <w:sz w:val="32"/>
            <w:szCs w:val="32"/>
          </w:rPr>
          <w:delText>（三）检查会员大会（或会员代表大会）、理事会、常务理事会各项会议决议的落实情况；</w:delText>
        </w:r>
      </w:del>
    </w:p>
    <w:p w14:paraId="76026928">
      <w:pPr>
        <w:overflowPunct/>
        <w:adjustRightInd/>
        <w:snapToGrid/>
        <w:spacing w:line="480" w:lineRule="exact"/>
        <w:ind w:firstLine="640" w:firstLineChars="200"/>
        <w:jc w:val="left"/>
        <w:rPr>
          <w:del w:id="2367" w:author="格格 刘" w:date="2024-07-16T16:21:00Z"/>
          <w:rFonts w:ascii="Times New Roman" w:hAnsi="Times New Roman" w:eastAsia="方正仿宋_GBK"/>
          <w:sz w:val="32"/>
          <w:szCs w:val="32"/>
        </w:rPr>
        <w:pPrChange w:id="2366" w:author="彭姐江苏协会五月无锡展十月南京" w:date="2024-07-18T11:34:32Z">
          <w:pPr>
            <w:overflowPunct w:val="0"/>
            <w:adjustRightInd w:val="0"/>
            <w:snapToGrid w:val="0"/>
            <w:spacing w:line="600" w:lineRule="exact"/>
            <w:ind w:firstLine="640" w:firstLineChars="200"/>
          </w:pPr>
        </w:pPrChange>
      </w:pPr>
      <w:del w:id="2368" w:author="格格 刘" w:date="2024-07-16T16:21:00Z">
        <w:r>
          <w:rPr>
            <w:rFonts w:ascii="Times New Roman" w:hAnsi="Times New Roman" w:eastAsia="方正仿宋_GBK"/>
            <w:sz w:val="32"/>
            <w:szCs w:val="32"/>
          </w:rPr>
          <w:delText>（四）签署本团体重要文件；</w:delText>
        </w:r>
      </w:del>
    </w:p>
    <w:p w14:paraId="794565EC">
      <w:pPr>
        <w:overflowPunct/>
        <w:adjustRightInd/>
        <w:snapToGrid/>
        <w:spacing w:line="480" w:lineRule="exact"/>
        <w:ind w:firstLine="640" w:firstLineChars="200"/>
        <w:jc w:val="left"/>
        <w:rPr>
          <w:del w:id="2370" w:author="格格 刘" w:date="2024-07-16T16:21:00Z"/>
          <w:rFonts w:ascii="Times New Roman" w:hAnsi="Times New Roman" w:eastAsia="仿宋_GB2312"/>
          <w:sz w:val="32"/>
          <w:szCs w:val="32"/>
        </w:rPr>
        <w:pPrChange w:id="2369" w:author="彭姐江苏协会五月无锡展十月南京" w:date="2024-07-18T11:34:32Z">
          <w:pPr>
            <w:overflowPunct w:val="0"/>
            <w:adjustRightInd w:val="0"/>
            <w:snapToGrid w:val="0"/>
            <w:spacing w:line="600" w:lineRule="exact"/>
            <w:ind w:firstLine="640" w:firstLineChars="200"/>
          </w:pPr>
        </w:pPrChange>
      </w:pPr>
      <w:del w:id="2371" w:author="格格 刘" w:date="2024-07-16T16:21:00Z">
        <w:r>
          <w:rPr>
            <w:rFonts w:ascii="Times New Roman" w:hAnsi="Times New Roman" w:eastAsia="方正仿宋_GBK"/>
            <w:sz w:val="32"/>
            <w:szCs w:val="32"/>
          </w:rPr>
          <w:delText>（…）</w:delText>
        </w:r>
      </w:del>
      <w:del w:id="2372" w:author="格格 刘" w:date="2024-07-16T16:21:00Z">
        <w:r>
          <w:rPr>
            <w:rFonts w:ascii="Times New Roman" w:hAnsi="Times New Roman"/>
            <w:sz w:val="32"/>
            <w:szCs w:val="32"/>
            <w:u w:val="single"/>
          </w:rPr>
          <w:delText xml:space="preserve">                  </w:delText>
        </w:r>
      </w:del>
      <w:del w:id="2373" w:author="格格 刘" w:date="2024-07-16T16:21:00Z">
        <w:r>
          <w:rPr>
            <w:rFonts w:ascii="Times New Roman" w:hAnsi="Times New Roman" w:eastAsia="仿宋_GB2312"/>
            <w:sz w:val="32"/>
            <w:szCs w:val="32"/>
          </w:rPr>
          <w:delText>；</w:delText>
        </w:r>
      </w:del>
    </w:p>
    <w:p w14:paraId="4D1D5375">
      <w:pPr>
        <w:overflowPunct/>
        <w:adjustRightInd/>
        <w:snapToGrid/>
        <w:spacing w:line="480" w:lineRule="exact"/>
        <w:ind w:firstLine="640" w:firstLineChars="200"/>
        <w:jc w:val="left"/>
        <w:rPr>
          <w:del w:id="2375" w:author="格格 刘" w:date="2024-07-16T16:21:00Z"/>
          <w:rFonts w:ascii="Times New Roman" w:hAnsi="Times New Roman" w:eastAsia="方正仿宋_GBK"/>
          <w:sz w:val="32"/>
          <w:szCs w:val="32"/>
        </w:rPr>
        <w:pPrChange w:id="2374" w:author="彭姐江苏协会五月无锡展十月南京" w:date="2024-07-18T11:34:32Z">
          <w:pPr>
            <w:overflowPunct w:val="0"/>
            <w:adjustRightInd w:val="0"/>
            <w:snapToGrid w:val="0"/>
            <w:spacing w:line="600" w:lineRule="exact"/>
            <w:ind w:firstLine="640" w:firstLineChars="200"/>
          </w:pPr>
        </w:pPrChange>
      </w:pPr>
      <w:del w:id="2376" w:author="格格 刘" w:date="2024-07-16T16:21:00Z">
        <w:r>
          <w:rPr>
            <w:rFonts w:ascii="Times New Roman" w:hAnsi="Times New Roman" w:eastAsia="方正仿宋_GBK"/>
            <w:sz w:val="32"/>
            <w:szCs w:val="32"/>
          </w:rPr>
          <w:delText>（…）章程规定的其他职权。</w:delText>
        </w:r>
      </w:del>
    </w:p>
    <w:p w14:paraId="11C0F0F8">
      <w:pPr>
        <w:overflowPunct/>
        <w:adjustRightInd/>
        <w:snapToGrid/>
        <w:spacing w:line="480" w:lineRule="exact"/>
        <w:ind w:firstLine="640" w:firstLineChars="200"/>
        <w:jc w:val="left"/>
        <w:rPr>
          <w:del w:id="2378" w:author="格格 刘" w:date="2024-07-16T16:21:00Z"/>
          <w:rFonts w:ascii="Times New Roman" w:hAnsi="Times New Roman" w:eastAsia="方正仿宋_GBK"/>
          <w:sz w:val="32"/>
          <w:szCs w:val="32"/>
        </w:rPr>
        <w:pPrChange w:id="2377" w:author="彭姐江苏协会五月无锡展十月南京" w:date="2024-07-18T11:34:32Z">
          <w:pPr>
            <w:overflowPunct w:val="0"/>
            <w:adjustRightInd w:val="0"/>
            <w:snapToGrid w:val="0"/>
            <w:spacing w:line="600" w:lineRule="exact"/>
            <w:ind w:firstLine="640" w:firstLineChars="200"/>
          </w:pPr>
        </w:pPrChange>
      </w:pPr>
      <w:del w:id="2379" w:author="格格 刘" w:date="2024-07-16T16:21:00Z">
        <w:r>
          <w:rPr>
            <w:rFonts w:ascii="Times New Roman" w:hAnsi="Times New Roman" w:eastAsia="黑体"/>
            <w:sz w:val="32"/>
            <w:szCs w:val="32"/>
          </w:rPr>
          <w:delText>第四十条　</w:delText>
        </w:r>
      </w:del>
      <w:del w:id="2380" w:author="格格 刘" w:date="2024-07-16T16:21:00Z">
        <w:r>
          <w:rPr>
            <w:rFonts w:ascii="Times New Roman" w:hAnsi="Times New Roman" w:eastAsia="方正仿宋_GBK"/>
            <w:sz w:val="32"/>
            <w:szCs w:val="32"/>
          </w:rPr>
          <w:delText>秘书长协助会长开展工作，行使下列职权：</w:delText>
        </w:r>
      </w:del>
    </w:p>
    <w:p w14:paraId="5DD33189">
      <w:pPr>
        <w:overflowPunct/>
        <w:adjustRightInd/>
        <w:snapToGrid/>
        <w:spacing w:line="480" w:lineRule="exact"/>
        <w:ind w:firstLine="640" w:firstLineChars="200"/>
        <w:jc w:val="left"/>
        <w:rPr>
          <w:del w:id="2382" w:author="格格 刘" w:date="2024-07-16T16:21:00Z"/>
          <w:rFonts w:ascii="Times New Roman" w:hAnsi="Times New Roman" w:eastAsia="方正仿宋_GBK"/>
          <w:sz w:val="32"/>
          <w:szCs w:val="32"/>
        </w:rPr>
        <w:pPrChange w:id="2381" w:author="彭姐江苏协会五月无锡展十月南京" w:date="2024-07-18T11:34:32Z">
          <w:pPr>
            <w:overflowPunct w:val="0"/>
            <w:adjustRightInd w:val="0"/>
            <w:snapToGrid w:val="0"/>
            <w:spacing w:line="600" w:lineRule="exact"/>
            <w:ind w:firstLine="640" w:firstLineChars="200"/>
          </w:pPr>
        </w:pPrChange>
      </w:pPr>
      <w:del w:id="2383" w:author="格格 刘" w:date="2024-07-16T16:21:00Z">
        <w:r>
          <w:rPr>
            <w:rFonts w:ascii="Times New Roman" w:hAnsi="Times New Roman" w:eastAsia="方正仿宋_GBK"/>
            <w:sz w:val="32"/>
            <w:szCs w:val="32"/>
          </w:rPr>
          <w:delText>（一）主持内设机构开展日常工作；</w:delText>
        </w:r>
      </w:del>
    </w:p>
    <w:p w14:paraId="41662702">
      <w:pPr>
        <w:overflowPunct/>
        <w:adjustRightInd/>
        <w:snapToGrid/>
        <w:spacing w:line="480" w:lineRule="exact"/>
        <w:ind w:firstLine="640" w:firstLineChars="200"/>
        <w:jc w:val="left"/>
        <w:rPr>
          <w:del w:id="2385" w:author="格格 刘" w:date="2024-07-16T16:21:00Z"/>
          <w:rFonts w:ascii="Times New Roman" w:hAnsi="Times New Roman" w:eastAsia="仿宋_GB2312"/>
          <w:sz w:val="32"/>
          <w:szCs w:val="32"/>
        </w:rPr>
        <w:pPrChange w:id="2384" w:author="彭姐江苏协会五月无锡展十月南京" w:date="2024-07-18T11:34:32Z">
          <w:pPr>
            <w:overflowPunct w:val="0"/>
            <w:adjustRightInd w:val="0"/>
            <w:snapToGrid w:val="0"/>
            <w:spacing w:line="600" w:lineRule="exact"/>
            <w:ind w:firstLine="640" w:firstLineChars="200"/>
          </w:pPr>
        </w:pPrChange>
      </w:pPr>
      <w:del w:id="2386" w:author="格格 刘" w:date="2024-07-16T16:21:00Z">
        <w:r>
          <w:rPr>
            <w:rFonts w:ascii="Times New Roman" w:hAnsi="Times New Roman" w:eastAsia="方正仿宋_GBK"/>
            <w:sz w:val="32"/>
            <w:szCs w:val="32"/>
          </w:rPr>
          <w:delText>（二）聘任的秘书长列席理事会、常务理事会和会员大会（或会员代表大会）；</w:delText>
        </w:r>
      </w:del>
      <w:del w:id="2387" w:author="格格 刘" w:date="2024-07-16T16:21:00Z">
        <w:r>
          <w:rPr>
            <w:rFonts w:ascii="Times New Roman" w:hAnsi="Times New Roman" w:eastAsia="仿宋_GB2312"/>
            <w:sz w:val="32"/>
            <w:szCs w:val="32"/>
          </w:rPr>
          <w:delText>【</w:delText>
        </w:r>
      </w:del>
      <w:del w:id="2388" w:author="格格 刘" w:date="2024-07-16T16:21:00Z">
        <w:r>
          <w:rPr>
            <w:rFonts w:ascii="Times New Roman" w:hAnsi="Times New Roman" w:eastAsia="方正楷体_GBK"/>
            <w:sz w:val="32"/>
            <w:szCs w:val="32"/>
          </w:rPr>
          <w:delText>秘书长选举产生的，删除此项</w:delText>
        </w:r>
      </w:del>
      <w:del w:id="2389" w:author="格格 刘" w:date="2024-07-16T16:21:00Z">
        <w:r>
          <w:rPr>
            <w:rFonts w:ascii="Times New Roman" w:hAnsi="Times New Roman" w:eastAsia="仿宋_GB2312"/>
            <w:sz w:val="32"/>
            <w:szCs w:val="32"/>
          </w:rPr>
          <w:delText>】</w:delText>
        </w:r>
      </w:del>
    </w:p>
    <w:p w14:paraId="6B940B8C">
      <w:pPr>
        <w:overflowPunct/>
        <w:adjustRightInd/>
        <w:snapToGrid/>
        <w:spacing w:line="480" w:lineRule="exact"/>
        <w:ind w:firstLine="640" w:firstLineChars="200"/>
        <w:jc w:val="left"/>
        <w:rPr>
          <w:del w:id="2391" w:author="格格 刘" w:date="2024-07-16T16:21:00Z"/>
          <w:rFonts w:ascii="Times New Roman" w:hAnsi="Times New Roman" w:eastAsia="方正仿宋_GBK"/>
          <w:sz w:val="32"/>
          <w:szCs w:val="32"/>
        </w:rPr>
        <w:pPrChange w:id="2390" w:author="彭姐江苏协会五月无锡展十月南京" w:date="2024-07-18T11:34:32Z">
          <w:pPr>
            <w:overflowPunct w:val="0"/>
            <w:adjustRightInd w:val="0"/>
            <w:snapToGrid w:val="0"/>
            <w:spacing w:line="600" w:lineRule="exact"/>
            <w:ind w:firstLine="640" w:firstLineChars="200"/>
          </w:pPr>
        </w:pPrChange>
      </w:pPr>
      <w:del w:id="2392" w:author="格格 刘" w:date="2024-07-16T16:21:00Z">
        <w:r>
          <w:rPr>
            <w:rFonts w:ascii="Times New Roman" w:hAnsi="Times New Roman" w:eastAsia="方正仿宋_GBK"/>
            <w:sz w:val="32"/>
            <w:szCs w:val="32"/>
          </w:rPr>
          <w:delText>（三）提名副秘书长及内设机构和实体机构主要负责人，交理事会或者常务理事会决定；</w:delText>
        </w:r>
      </w:del>
    </w:p>
    <w:p w14:paraId="467D8668">
      <w:pPr>
        <w:overflowPunct/>
        <w:adjustRightInd/>
        <w:snapToGrid/>
        <w:spacing w:line="480" w:lineRule="exact"/>
        <w:ind w:firstLine="640" w:firstLineChars="200"/>
        <w:jc w:val="left"/>
        <w:rPr>
          <w:del w:id="2394" w:author="格格 刘" w:date="2024-07-16T16:21:00Z"/>
          <w:rFonts w:ascii="Times New Roman" w:hAnsi="Times New Roman" w:eastAsia="方正仿宋_GBK"/>
          <w:sz w:val="32"/>
          <w:szCs w:val="32"/>
        </w:rPr>
        <w:pPrChange w:id="2393" w:author="彭姐江苏协会五月无锡展十月南京" w:date="2024-07-18T11:34:32Z">
          <w:pPr>
            <w:overflowPunct w:val="0"/>
            <w:adjustRightInd w:val="0"/>
            <w:snapToGrid w:val="0"/>
            <w:spacing w:line="600" w:lineRule="exact"/>
            <w:ind w:firstLine="640" w:firstLineChars="200"/>
          </w:pPr>
        </w:pPrChange>
      </w:pPr>
      <w:del w:id="2395" w:author="格格 刘" w:date="2024-07-16T16:21:00Z">
        <w:r>
          <w:rPr>
            <w:rFonts w:ascii="Times New Roman" w:hAnsi="Times New Roman" w:eastAsia="方正仿宋_GBK"/>
            <w:sz w:val="32"/>
            <w:szCs w:val="32"/>
          </w:rPr>
          <w:delText>（四）提名专职工作人员的聘用，由理事会或常务理事会决定；</w:delText>
        </w:r>
      </w:del>
    </w:p>
    <w:p w14:paraId="62E98BB3">
      <w:pPr>
        <w:overflowPunct/>
        <w:adjustRightInd/>
        <w:snapToGrid/>
        <w:spacing w:line="480" w:lineRule="exact"/>
        <w:ind w:firstLine="640" w:firstLineChars="200"/>
        <w:jc w:val="left"/>
        <w:rPr>
          <w:del w:id="2397" w:author="格格 刘" w:date="2024-07-16T16:21:00Z"/>
          <w:rFonts w:ascii="Times New Roman" w:hAnsi="Times New Roman" w:eastAsia="方正仿宋_GBK"/>
          <w:sz w:val="32"/>
          <w:szCs w:val="32"/>
        </w:rPr>
        <w:pPrChange w:id="2396" w:author="彭姐江苏协会五月无锡展十月南京" w:date="2024-07-18T11:34:32Z">
          <w:pPr>
            <w:overflowPunct w:val="0"/>
            <w:adjustRightInd w:val="0"/>
            <w:snapToGrid w:val="0"/>
            <w:spacing w:line="600" w:lineRule="exact"/>
            <w:ind w:firstLine="640" w:firstLineChars="200"/>
          </w:pPr>
        </w:pPrChange>
      </w:pPr>
      <w:del w:id="2398" w:author="格格 刘" w:date="2024-07-16T16:21:00Z">
        <w:r>
          <w:rPr>
            <w:rFonts w:ascii="Times New Roman" w:hAnsi="Times New Roman" w:eastAsia="方正仿宋_GBK"/>
            <w:sz w:val="32"/>
            <w:szCs w:val="32"/>
          </w:rPr>
          <w:delText>（五）拟定年度工作报告和计划，报理事会或常务理事会审议；</w:delText>
        </w:r>
      </w:del>
    </w:p>
    <w:p w14:paraId="371C117C">
      <w:pPr>
        <w:overflowPunct/>
        <w:adjustRightInd/>
        <w:snapToGrid/>
        <w:spacing w:line="480" w:lineRule="exact"/>
        <w:ind w:firstLine="640" w:firstLineChars="200"/>
        <w:jc w:val="left"/>
        <w:rPr>
          <w:del w:id="2400" w:author="格格 刘" w:date="2024-07-16T16:21:00Z"/>
          <w:rFonts w:ascii="Times New Roman" w:hAnsi="Times New Roman" w:eastAsia="方正仿宋_GBK"/>
          <w:sz w:val="32"/>
          <w:szCs w:val="32"/>
        </w:rPr>
        <w:pPrChange w:id="2399" w:author="彭姐江苏协会五月无锡展十月南京" w:date="2024-07-18T11:34:32Z">
          <w:pPr>
            <w:overflowPunct w:val="0"/>
            <w:adjustRightInd w:val="0"/>
            <w:snapToGrid w:val="0"/>
            <w:spacing w:line="600" w:lineRule="exact"/>
            <w:ind w:firstLine="640" w:firstLineChars="200"/>
          </w:pPr>
        </w:pPrChange>
      </w:pPr>
      <w:del w:id="2401" w:author="格格 刘" w:date="2024-07-16T16:21:00Z">
        <w:r>
          <w:rPr>
            <w:rFonts w:ascii="Times New Roman" w:hAnsi="Times New Roman" w:eastAsia="方正仿宋_GBK"/>
            <w:sz w:val="32"/>
            <w:szCs w:val="32"/>
          </w:rPr>
          <w:delText>（六）拟订内部管理规章制度，报理事会或常务理事会批准；</w:delText>
        </w:r>
      </w:del>
    </w:p>
    <w:p w14:paraId="26643653">
      <w:pPr>
        <w:overflowPunct/>
        <w:adjustRightInd/>
        <w:snapToGrid/>
        <w:spacing w:line="480" w:lineRule="exact"/>
        <w:ind w:firstLine="640" w:firstLineChars="200"/>
        <w:jc w:val="left"/>
        <w:rPr>
          <w:del w:id="2403" w:author="格格 刘" w:date="2024-07-16T16:21:00Z"/>
          <w:rFonts w:ascii="Times New Roman" w:hAnsi="Times New Roman" w:eastAsia="方正仿宋_GBK"/>
          <w:sz w:val="32"/>
          <w:szCs w:val="32"/>
        </w:rPr>
        <w:pPrChange w:id="2402" w:author="彭姐江苏协会五月无锡展十月南京" w:date="2024-07-18T11:34:32Z">
          <w:pPr>
            <w:overflowPunct w:val="0"/>
            <w:adjustRightInd w:val="0"/>
            <w:snapToGrid w:val="0"/>
            <w:spacing w:line="600" w:lineRule="exact"/>
            <w:ind w:firstLine="640" w:firstLineChars="200"/>
          </w:pPr>
        </w:pPrChange>
      </w:pPr>
      <w:del w:id="2404" w:author="格格 刘" w:date="2024-07-16T16:21:00Z">
        <w:r>
          <w:rPr>
            <w:rFonts w:ascii="Times New Roman" w:hAnsi="Times New Roman" w:eastAsia="方正仿宋_GBK"/>
            <w:sz w:val="32"/>
            <w:szCs w:val="32"/>
          </w:rPr>
          <w:delText>（七）拟订年度财务预算、决算报告，报理事会或常务理事会审议；</w:delText>
        </w:r>
      </w:del>
    </w:p>
    <w:p w14:paraId="6CF5500C">
      <w:pPr>
        <w:overflowPunct/>
        <w:adjustRightInd/>
        <w:snapToGrid/>
        <w:spacing w:line="480" w:lineRule="exact"/>
        <w:ind w:firstLine="640" w:firstLineChars="200"/>
        <w:jc w:val="left"/>
        <w:rPr>
          <w:del w:id="2406" w:author="格格 刘" w:date="2024-07-16T16:21:00Z"/>
          <w:rFonts w:ascii="Times New Roman" w:hAnsi="Times New Roman" w:eastAsia="方正仿宋_GBK"/>
          <w:sz w:val="32"/>
          <w:szCs w:val="32"/>
        </w:rPr>
        <w:pPrChange w:id="2405" w:author="彭姐江苏协会五月无锡展十月南京" w:date="2024-07-18T11:34:32Z">
          <w:pPr>
            <w:overflowPunct w:val="0"/>
            <w:adjustRightInd w:val="0"/>
            <w:snapToGrid w:val="0"/>
            <w:spacing w:line="600" w:lineRule="exact"/>
            <w:ind w:firstLine="640" w:firstLineChars="200"/>
          </w:pPr>
        </w:pPrChange>
      </w:pPr>
      <w:del w:id="2407" w:author="格格 刘" w:date="2024-07-16T16:21:00Z">
        <w:r>
          <w:rPr>
            <w:rFonts w:ascii="Times New Roman" w:hAnsi="Times New Roman" w:eastAsia="方正仿宋_GBK"/>
            <w:sz w:val="32"/>
            <w:szCs w:val="32"/>
          </w:rPr>
          <w:delText>（八）协调各分支机构、代表机构、实体机构开展工作；</w:delText>
        </w:r>
      </w:del>
    </w:p>
    <w:p w14:paraId="42BC7C89">
      <w:pPr>
        <w:overflowPunct/>
        <w:adjustRightInd/>
        <w:snapToGrid/>
        <w:spacing w:line="480" w:lineRule="exact"/>
        <w:ind w:firstLine="640" w:firstLineChars="200"/>
        <w:jc w:val="left"/>
        <w:rPr>
          <w:del w:id="2409" w:author="格格 刘" w:date="2024-07-16T16:21:00Z"/>
          <w:rFonts w:ascii="Times New Roman" w:hAnsi="Times New Roman" w:eastAsia="仿宋_GB2312"/>
          <w:sz w:val="32"/>
          <w:szCs w:val="32"/>
        </w:rPr>
        <w:pPrChange w:id="2408" w:author="彭姐江苏协会五月无锡展十月南京" w:date="2024-07-18T11:34:32Z">
          <w:pPr>
            <w:overflowPunct w:val="0"/>
            <w:adjustRightInd w:val="0"/>
            <w:snapToGrid w:val="0"/>
            <w:spacing w:line="600" w:lineRule="exact"/>
            <w:ind w:firstLine="640" w:firstLineChars="200"/>
          </w:pPr>
        </w:pPrChange>
      </w:pPr>
      <w:del w:id="2410" w:author="格格 刘" w:date="2024-07-16T16:21:00Z">
        <w:r>
          <w:rPr>
            <w:rFonts w:ascii="Times New Roman" w:hAnsi="Times New Roman" w:eastAsia="方正仿宋_GBK"/>
            <w:sz w:val="32"/>
            <w:szCs w:val="32"/>
          </w:rPr>
          <w:delText>（…）</w:delText>
        </w:r>
      </w:del>
      <w:del w:id="2411" w:author="格格 刘" w:date="2024-07-16T16:21:00Z">
        <w:r>
          <w:rPr>
            <w:rFonts w:ascii="Times New Roman" w:hAnsi="Times New Roman" w:eastAsia="仿宋_GB2312"/>
            <w:sz w:val="32"/>
            <w:szCs w:val="32"/>
            <w:u w:val="single"/>
          </w:rPr>
          <w:delText xml:space="preserve">                </w:delText>
        </w:r>
      </w:del>
      <w:del w:id="2412" w:author="格格 刘" w:date="2024-07-16T16:21:00Z">
        <w:r>
          <w:rPr>
            <w:rFonts w:ascii="Times New Roman" w:hAnsi="Times New Roman" w:eastAsia="方正仿宋_GBK"/>
            <w:sz w:val="32"/>
            <w:szCs w:val="32"/>
          </w:rPr>
          <w:delText>；</w:delText>
        </w:r>
      </w:del>
    </w:p>
    <w:p w14:paraId="11608EE9">
      <w:pPr>
        <w:overflowPunct/>
        <w:adjustRightInd/>
        <w:snapToGrid/>
        <w:spacing w:line="480" w:lineRule="exact"/>
        <w:ind w:firstLine="640" w:firstLineChars="200"/>
        <w:jc w:val="left"/>
        <w:rPr>
          <w:del w:id="2414" w:author="格格 刘" w:date="2024-07-16T16:21:00Z"/>
          <w:rFonts w:ascii="Times New Roman" w:hAnsi="Times New Roman" w:eastAsia="方正仿宋_GBK"/>
          <w:sz w:val="32"/>
          <w:szCs w:val="32"/>
        </w:rPr>
        <w:pPrChange w:id="2413" w:author="彭姐江苏协会五月无锡展十月南京" w:date="2024-07-18T11:34:32Z">
          <w:pPr>
            <w:overflowPunct w:val="0"/>
            <w:adjustRightInd w:val="0"/>
            <w:snapToGrid w:val="0"/>
            <w:spacing w:line="600" w:lineRule="exact"/>
            <w:ind w:firstLine="640" w:firstLineChars="200"/>
          </w:pPr>
        </w:pPrChange>
      </w:pPr>
      <w:del w:id="2415" w:author="格格 刘" w:date="2024-07-16T16:21:00Z">
        <w:r>
          <w:rPr>
            <w:rFonts w:ascii="Times New Roman" w:hAnsi="Times New Roman" w:eastAsia="方正仿宋_GBK"/>
            <w:sz w:val="32"/>
            <w:szCs w:val="32"/>
          </w:rPr>
          <w:delText>（…）处理其他日常事务。</w:delText>
        </w:r>
      </w:del>
    </w:p>
    <w:p w14:paraId="69DC0B6F">
      <w:pPr>
        <w:overflowPunct/>
        <w:adjustRightInd/>
        <w:snapToGrid/>
        <w:spacing w:line="480" w:lineRule="exact"/>
        <w:ind w:firstLine="640" w:firstLineChars="200"/>
        <w:jc w:val="left"/>
        <w:rPr>
          <w:del w:id="2417" w:author="格格 刘" w:date="2024-07-16T16:21:00Z"/>
          <w:rFonts w:ascii="Times New Roman" w:hAnsi="Times New Roman" w:eastAsia="方正仿宋_GBK"/>
          <w:sz w:val="32"/>
          <w:szCs w:val="32"/>
        </w:rPr>
        <w:pPrChange w:id="2416" w:author="彭姐江苏协会五月无锡展十月南京" w:date="2024-07-18T11:34:32Z">
          <w:pPr>
            <w:overflowPunct w:val="0"/>
            <w:adjustRightInd w:val="0"/>
            <w:snapToGrid w:val="0"/>
            <w:spacing w:line="600" w:lineRule="exact"/>
          </w:pPr>
        </w:pPrChange>
      </w:pPr>
      <w:del w:id="2418" w:author="格格 刘" w:date="2024-07-16T16:21:00Z">
        <w:r>
          <w:rPr>
            <w:rFonts w:ascii="Times New Roman" w:hAnsi="Times New Roman" w:eastAsia="仿宋_GB2312"/>
            <w:sz w:val="32"/>
            <w:szCs w:val="32"/>
          </w:rPr>
          <w:delText xml:space="preserve">    </w:delText>
        </w:r>
      </w:del>
      <w:del w:id="2419" w:author="格格 刘" w:date="2024-07-16T16:21:00Z">
        <w:r>
          <w:rPr>
            <w:rFonts w:ascii="Times New Roman" w:hAnsi="Times New Roman" w:eastAsia="黑体"/>
            <w:sz w:val="32"/>
            <w:szCs w:val="32"/>
          </w:rPr>
          <w:delText xml:space="preserve">第四十一条 </w:delText>
        </w:r>
      </w:del>
      <w:del w:id="2420" w:author="格格 刘" w:date="2024-07-16T16:21:00Z">
        <w:r>
          <w:rPr>
            <w:rFonts w:ascii="Times New Roman" w:hAnsi="Times New Roman" w:eastAsia="仿宋_GB2312"/>
            <w:sz w:val="32"/>
            <w:szCs w:val="32"/>
          </w:rPr>
          <w:delText xml:space="preserve">  </w:delText>
        </w:r>
      </w:del>
      <w:del w:id="2421" w:author="格格 刘" w:date="2024-07-16T16:21:00Z">
        <w:r>
          <w:rPr>
            <w:rFonts w:ascii="Times New Roman" w:hAnsi="Times New Roman" w:eastAsia="方正仿宋_GBK"/>
            <w:sz w:val="32"/>
            <w:szCs w:val="32"/>
          </w:rPr>
          <w:delText>会员大会（或会员代表大会）、理事会、常务理事会应当制作会议记录。形成决议的，应当制作书面决议，并由负责人审阅、签名。会议记录、会议决议应当以适当方式向会员通报。</w:delText>
        </w:r>
      </w:del>
    </w:p>
    <w:p w14:paraId="55080ACF">
      <w:pPr>
        <w:overflowPunct/>
        <w:adjustRightInd/>
        <w:snapToGrid/>
        <w:spacing w:line="480" w:lineRule="exact"/>
        <w:ind w:firstLine="640" w:firstLineChars="200"/>
        <w:jc w:val="left"/>
        <w:rPr>
          <w:del w:id="2423" w:author="格格 刘" w:date="2024-07-16T16:21:00Z"/>
          <w:rFonts w:ascii="Times New Roman" w:hAnsi="Times New Roman" w:eastAsia="方正仿宋_GBK"/>
          <w:sz w:val="32"/>
          <w:szCs w:val="32"/>
        </w:rPr>
        <w:pPrChange w:id="2422" w:author="彭姐江苏协会五月无锡展十月南京" w:date="2024-07-18T11:34:32Z">
          <w:pPr>
            <w:overflowPunct w:val="0"/>
            <w:adjustRightInd w:val="0"/>
            <w:snapToGrid w:val="0"/>
            <w:spacing w:line="600" w:lineRule="exact"/>
          </w:pPr>
        </w:pPrChange>
      </w:pPr>
      <w:del w:id="2424" w:author="格格 刘" w:date="2024-07-16T16:21:00Z">
        <w:r>
          <w:rPr>
            <w:rFonts w:ascii="Times New Roman" w:hAnsi="Times New Roman" w:eastAsia="仿宋_GB2312"/>
            <w:sz w:val="32"/>
            <w:szCs w:val="32"/>
          </w:rPr>
          <w:delText xml:space="preserve">    </w:delText>
        </w:r>
      </w:del>
      <w:del w:id="2425" w:author="格格 刘" w:date="2024-07-16T16:21:00Z">
        <w:r>
          <w:rPr>
            <w:rFonts w:ascii="Times New Roman" w:hAnsi="Times New Roman" w:eastAsia="方正仿宋_GBK"/>
            <w:sz w:val="32"/>
            <w:szCs w:val="32"/>
          </w:rPr>
          <w:delText>负责人的选举结果须经业务主管单位【</w:delText>
        </w:r>
      </w:del>
      <w:del w:id="2426" w:author="格格 刘" w:date="2024-07-16T16:21:00Z">
        <w:r>
          <w:rPr>
            <w:rFonts w:ascii="Times New Roman" w:hAnsi="Times New Roman" w:eastAsia="方正楷体_GBK"/>
            <w:sz w:val="32"/>
            <w:szCs w:val="32"/>
          </w:rPr>
          <w:delText>已脱钩和直接登记的社会组织报党建工作机构（或其授权的行业党委、属地党组织）</w:delText>
        </w:r>
      </w:del>
      <w:del w:id="2427" w:author="格格 刘" w:date="2024-07-16T16:21:00Z">
        <w:r>
          <w:rPr>
            <w:rFonts w:ascii="Times New Roman" w:hAnsi="Times New Roman" w:eastAsia="方正仿宋_GBK"/>
            <w:sz w:val="32"/>
            <w:szCs w:val="32"/>
          </w:rPr>
          <w:delText>】审查同意后，报登记管理机关备案并向会员公开。</w:delText>
        </w:r>
      </w:del>
    </w:p>
    <w:p w14:paraId="2DA5DE52">
      <w:pPr>
        <w:overflowPunct/>
        <w:adjustRightInd/>
        <w:snapToGrid/>
        <w:spacing w:line="480" w:lineRule="exact"/>
        <w:ind w:firstLine="640" w:firstLineChars="200"/>
        <w:jc w:val="left"/>
        <w:rPr>
          <w:del w:id="2429" w:author="格格 刘" w:date="2024-07-16T16:21:00Z"/>
          <w:rFonts w:ascii="Times New Roman" w:hAnsi="Times New Roman" w:eastAsia="仿宋_GB2312"/>
          <w:sz w:val="32"/>
          <w:szCs w:val="32"/>
        </w:rPr>
        <w:pPrChange w:id="2428" w:author="彭姐江苏协会五月无锡展十月南京" w:date="2024-07-18T11:34:32Z">
          <w:pPr>
            <w:overflowPunct w:val="0"/>
            <w:adjustRightInd w:val="0"/>
            <w:snapToGrid w:val="0"/>
            <w:spacing w:line="600" w:lineRule="exact"/>
            <w:ind w:firstLine="640" w:firstLineChars="200"/>
          </w:pPr>
        </w:pPrChange>
      </w:pPr>
    </w:p>
    <w:p w14:paraId="4D824D05">
      <w:pPr>
        <w:overflowPunct/>
        <w:adjustRightInd/>
        <w:snapToGrid/>
        <w:spacing w:after="0" w:afterLines="-2147483648" w:line="480" w:lineRule="exact"/>
        <w:ind w:firstLine="640" w:firstLineChars="200"/>
        <w:jc w:val="left"/>
        <w:rPr>
          <w:del w:id="2431" w:author="格格 刘" w:date="2024-07-16T16:21:00Z"/>
          <w:rFonts w:ascii="Times New Roman" w:hAnsi="Times New Roman" w:eastAsia="方正楷体_GBK"/>
          <w:b/>
          <w:sz w:val="32"/>
          <w:szCs w:val="32"/>
        </w:rPr>
        <w:pPrChange w:id="2430" w:author="彭姐江苏协会五月无锡展十月南京" w:date="2024-07-18T11:34:32Z">
          <w:pPr>
            <w:overflowPunct w:val="0"/>
            <w:adjustRightInd w:val="0"/>
            <w:snapToGrid w:val="0"/>
            <w:spacing w:after="156" w:afterLines="50" w:line="600" w:lineRule="exact"/>
            <w:jc w:val="center"/>
          </w:pPr>
        </w:pPrChange>
      </w:pPr>
      <w:del w:id="2432" w:author="格格 刘" w:date="2024-07-16T16:21:00Z">
        <w:r>
          <w:rPr>
            <w:rFonts w:ascii="Times New Roman" w:hAnsi="Times New Roman" w:eastAsia="方正楷体_GBK"/>
            <w:b/>
            <w:sz w:val="32"/>
            <w:szCs w:val="32"/>
          </w:rPr>
          <w:delText>第五节  监事（或监事会）</w:delText>
        </w:r>
      </w:del>
    </w:p>
    <w:p w14:paraId="5D3F2729">
      <w:pPr>
        <w:overflowPunct/>
        <w:adjustRightInd/>
        <w:snapToGrid/>
        <w:spacing w:line="480" w:lineRule="exact"/>
        <w:ind w:firstLine="640" w:firstLineChars="200"/>
        <w:jc w:val="left"/>
        <w:rPr>
          <w:del w:id="2434" w:author="格格 刘" w:date="2024-07-16T16:21:00Z"/>
          <w:rFonts w:ascii="Times New Roman" w:hAnsi="Times New Roman" w:eastAsia="仿宋_GB2312"/>
          <w:sz w:val="32"/>
          <w:szCs w:val="32"/>
        </w:rPr>
        <w:pPrChange w:id="2433" w:author="彭姐江苏协会五月无锡展十月南京" w:date="2024-07-18T11:34:32Z">
          <w:pPr>
            <w:overflowPunct w:val="0"/>
            <w:adjustRightInd w:val="0"/>
            <w:snapToGrid w:val="0"/>
            <w:spacing w:line="600" w:lineRule="exact"/>
            <w:ind w:firstLine="640" w:firstLineChars="200"/>
          </w:pPr>
        </w:pPrChange>
      </w:pPr>
      <w:del w:id="2435" w:author="格格 刘" w:date="2024-07-16T16:21:00Z">
        <w:r>
          <w:rPr>
            <w:rFonts w:ascii="Times New Roman" w:hAnsi="Times New Roman" w:eastAsia="黑体"/>
            <w:sz w:val="32"/>
            <w:szCs w:val="32"/>
          </w:rPr>
          <w:delText xml:space="preserve">第四十二条 </w:delText>
        </w:r>
      </w:del>
      <w:del w:id="2436" w:author="格格 刘" w:date="2024-07-16T16:21:00Z">
        <w:r>
          <w:rPr>
            <w:rFonts w:ascii="Times New Roman" w:hAnsi="Times New Roman" w:eastAsia="仿宋_GB2312"/>
            <w:sz w:val="32"/>
            <w:szCs w:val="32"/>
          </w:rPr>
          <w:delText xml:space="preserve"> </w:delText>
        </w:r>
      </w:del>
      <w:del w:id="2437" w:author="格格 刘" w:date="2024-07-16T16:21:00Z">
        <w:r>
          <w:rPr>
            <w:rFonts w:ascii="Times New Roman" w:hAnsi="Times New Roman" w:eastAsia="方正仿宋_GBK"/>
            <w:sz w:val="32"/>
            <w:szCs w:val="32"/>
          </w:rPr>
          <w:delText>本团体设监事</w:delText>
        </w:r>
      </w:del>
      <w:del w:id="2438" w:author="格格 刘" w:date="2024-07-16T16:21:00Z">
        <w:r>
          <w:rPr>
            <w:rFonts w:ascii="Times New Roman" w:hAnsi="Times New Roman" w:eastAsia="仿宋_GB2312"/>
            <w:sz w:val="32"/>
            <w:szCs w:val="32"/>
            <w:u w:val="single"/>
          </w:rPr>
          <w:delText xml:space="preserve">    </w:delText>
        </w:r>
      </w:del>
      <w:del w:id="2439" w:author="格格 刘" w:date="2024-07-16T16:21:00Z">
        <w:r>
          <w:rPr>
            <w:rFonts w:ascii="Times New Roman" w:hAnsi="Times New Roman" w:eastAsia="方正仿宋_GBK"/>
            <w:sz w:val="32"/>
            <w:szCs w:val="32"/>
          </w:rPr>
          <w:delText>名。监事任期和理事任期一致，期满可以连任。</w:delText>
        </w:r>
      </w:del>
      <w:del w:id="2440" w:author="格格 刘" w:date="2024-07-16T16:21:00Z">
        <w:r>
          <w:rPr>
            <w:rFonts w:ascii="Times New Roman" w:hAnsi="Times New Roman" w:eastAsia="仿宋_GB2312"/>
            <w:sz w:val="32"/>
            <w:szCs w:val="32"/>
          </w:rPr>
          <w:delText>【</w:delText>
        </w:r>
      </w:del>
      <w:del w:id="2441" w:author="格格 刘" w:date="2024-07-16T16:21:00Z">
        <w:r>
          <w:rPr>
            <w:rFonts w:ascii="Times New Roman" w:hAnsi="Times New Roman" w:eastAsia="方正楷体_GBK"/>
            <w:sz w:val="32"/>
            <w:szCs w:val="32"/>
          </w:rPr>
          <w:delText>适用于只设监事的社会团体</w:delText>
        </w:r>
      </w:del>
      <w:del w:id="2442" w:author="格格 刘" w:date="2024-07-16T16:21:00Z">
        <w:r>
          <w:rPr>
            <w:rFonts w:ascii="Times New Roman" w:hAnsi="Times New Roman" w:eastAsia="仿宋_GB2312"/>
            <w:sz w:val="32"/>
            <w:szCs w:val="32"/>
          </w:rPr>
          <w:delText>】</w:delText>
        </w:r>
      </w:del>
    </w:p>
    <w:p w14:paraId="5179D827">
      <w:pPr>
        <w:overflowPunct/>
        <w:adjustRightInd/>
        <w:snapToGrid/>
        <w:spacing w:line="480" w:lineRule="exact"/>
        <w:ind w:firstLine="640" w:firstLineChars="200"/>
        <w:jc w:val="left"/>
        <w:rPr>
          <w:del w:id="2444" w:author="格格 刘" w:date="2024-07-16T16:21:00Z"/>
          <w:rFonts w:ascii="Times New Roman" w:hAnsi="Times New Roman" w:eastAsia="仿宋_GB2312"/>
          <w:sz w:val="32"/>
          <w:szCs w:val="32"/>
        </w:rPr>
        <w:pPrChange w:id="2443" w:author="彭姐江苏协会五月无锡展十月南京" w:date="2024-07-18T11:34:32Z">
          <w:pPr>
            <w:overflowPunct w:val="0"/>
            <w:adjustRightInd w:val="0"/>
            <w:snapToGrid w:val="0"/>
            <w:spacing w:line="600" w:lineRule="exact"/>
            <w:ind w:firstLine="640" w:firstLineChars="200"/>
          </w:pPr>
        </w:pPrChange>
      </w:pPr>
      <w:del w:id="2445" w:author="格格 刘" w:date="2024-07-16T16:21:00Z">
        <w:r>
          <w:rPr>
            <w:rFonts w:ascii="Times New Roman" w:hAnsi="Times New Roman" w:eastAsia="方正仿宋_GBK"/>
            <w:sz w:val="32"/>
            <w:szCs w:val="32"/>
          </w:rPr>
          <w:delText>本团体设监事会，监事任期与理事任期一致，期满可以连任。监事会由</w:delText>
        </w:r>
      </w:del>
      <w:del w:id="2446" w:author="格格 刘" w:date="2024-07-16T16:21:00Z">
        <w:r>
          <w:rPr>
            <w:rFonts w:ascii="Times New Roman" w:hAnsi="Times New Roman" w:eastAsia="仿宋_GB2312"/>
            <w:sz w:val="32"/>
            <w:szCs w:val="32"/>
            <w:u w:val="single"/>
          </w:rPr>
          <w:delText xml:space="preserve">    </w:delText>
        </w:r>
      </w:del>
      <w:del w:id="2447" w:author="格格 刘" w:date="2024-07-16T16:21:00Z">
        <w:r>
          <w:rPr>
            <w:rFonts w:ascii="Times New Roman" w:hAnsi="Times New Roman" w:eastAsia="方正仿宋_GBK"/>
            <w:sz w:val="32"/>
            <w:szCs w:val="32"/>
          </w:rPr>
          <w:delText>名监事组成。监事会设主席1名，由监事会推举产生。</w:delText>
        </w:r>
      </w:del>
      <w:del w:id="2448" w:author="格格 刘" w:date="2024-07-16T16:21:00Z">
        <w:r>
          <w:rPr>
            <w:rFonts w:ascii="Times New Roman" w:hAnsi="Times New Roman" w:eastAsia="仿宋_GB2312"/>
            <w:sz w:val="32"/>
            <w:szCs w:val="32"/>
          </w:rPr>
          <w:delText>【</w:delText>
        </w:r>
      </w:del>
      <w:del w:id="2449" w:author="格格 刘" w:date="2024-07-16T16:21:00Z">
        <w:r>
          <w:rPr>
            <w:rFonts w:ascii="Times New Roman" w:hAnsi="Times New Roman" w:eastAsia="方正楷体_GBK"/>
            <w:sz w:val="32"/>
            <w:szCs w:val="32"/>
          </w:rPr>
          <w:delText>适用于设监事会的社会团体，监事人数不少于3人。</w:delText>
        </w:r>
      </w:del>
      <w:del w:id="2450" w:author="格格 刘" w:date="2024-07-16T16:21:00Z">
        <w:r>
          <w:rPr>
            <w:rFonts w:ascii="Times New Roman" w:hAnsi="Times New Roman" w:eastAsia="仿宋_GB2312"/>
            <w:sz w:val="32"/>
            <w:szCs w:val="32"/>
          </w:rPr>
          <w:delText>】</w:delText>
        </w:r>
      </w:del>
    </w:p>
    <w:p w14:paraId="56377EA6">
      <w:pPr>
        <w:overflowPunct w:val="0"/>
        <w:adjustRightInd w:val="0"/>
        <w:snapToGrid w:val="0"/>
        <w:spacing w:line="480" w:lineRule="exact"/>
        <w:ind w:firstLine="640" w:firstLineChars="200"/>
        <w:jc w:val="left"/>
        <w:rPr>
          <w:del w:id="2452" w:author="格格 刘" w:date="2024-07-16T16:21:00Z"/>
          <w:rFonts w:ascii="Times New Roman" w:hAnsi="Times New Roman" w:eastAsia="仿宋_GB2312" w:cs="Times New Roman"/>
          <w:sz w:val="32"/>
          <w:szCs w:val="32"/>
        </w:rPr>
        <w:pPrChange w:id="2451" w:author="彭姐江苏协会五月无锡展十月南京" w:date="2024-07-18T11:34:32Z">
          <w:pPr>
            <w:pStyle w:val="15"/>
            <w:overflowPunct w:val="0"/>
            <w:adjustRightInd w:val="0"/>
            <w:snapToGrid w:val="0"/>
            <w:spacing w:line="600" w:lineRule="exact"/>
            <w:ind w:firstLine="0" w:firstLineChars="0"/>
          </w:pPr>
        </w:pPrChange>
      </w:pPr>
      <w:del w:id="2453" w:author="格格 刘" w:date="2024-07-16T16:21:00Z">
        <w:r>
          <w:rPr>
            <w:rFonts w:ascii="Times New Roman" w:hAnsi="Times New Roman" w:eastAsia="方正黑体_GBK" w:cs="Times New Roman"/>
            <w:sz w:val="32"/>
            <w:szCs w:val="32"/>
          </w:rPr>
          <w:delText xml:space="preserve">    第四十三条</w:delText>
        </w:r>
      </w:del>
      <w:del w:id="2454" w:author="格格 刘" w:date="2024-07-16T16:21:00Z">
        <w:r>
          <w:rPr>
            <w:rFonts w:ascii="Times New Roman" w:hAnsi="Times New Roman" w:eastAsia="仿宋_GB2312" w:cs="Times New Roman"/>
            <w:sz w:val="32"/>
            <w:szCs w:val="32"/>
          </w:rPr>
          <w:delText xml:space="preserve">  </w:delText>
        </w:r>
      </w:del>
      <w:del w:id="2455" w:author="格格 刘" w:date="2024-07-16T16:21:00Z">
        <w:r>
          <w:rPr>
            <w:rFonts w:ascii="Times New Roman" w:hAnsi="Times New Roman" w:eastAsia="方正仿宋_GBK" w:cs="Times New Roman"/>
            <w:sz w:val="32"/>
            <w:szCs w:val="32"/>
          </w:rPr>
          <w:delText>本团体的负责人、理事、常务理事和财务管理人员以及内设机构工作人员不兼任监事。</w:delText>
        </w:r>
      </w:del>
    </w:p>
    <w:p w14:paraId="3F2F8C21">
      <w:pPr>
        <w:overflowPunct/>
        <w:adjustRightInd/>
        <w:snapToGrid/>
        <w:spacing w:line="480" w:lineRule="exact"/>
        <w:ind w:firstLine="640" w:firstLineChars="200"/>
        <w:jc w:val="left"/>
        <w:rPr>
          <w:del w:id="2457" w:author="格格 刘" w:date="2024-07-16T16:21:00Z"/>
          <w:rFonts w:ascii="Times New Roman" w:hAnsi="Times New Roman" w:eastAsia="方正仿宋_GBK"/>
          <w:sz w:val="32"/>
          <w:szCs w:val="32"/>
        </w:rPr>
        <w:pPrChange w:id="2456" w:author="彭姐江苏协会五月无锡展十月南京" w:date="2024-07-18T11:34:32Z">
          <w:pPr>
            <w:overflowPunct w:val="0"/>
            <w:adjustRightInd w:val="0"/>
            <w:snapToGrid w:val="0"/>
            <w:spacing w:line="600" w:lineRule="exact"/>
            <w:ind w:firstLine="640" w:firstLineChars="200"/>
          </w:pPr>
        </w:pPrChange>
      </w:pPr>
      <w:del w:id="2458" w:author="格格 刘" w:date="2024-07-16T16:21:00Z">
        <w:r>
          <w:rPr>
            <w:rFonts w:ascii="Times New Roman" w:hAnsi="Times New Roman" w:eastAsia="黑体"/>
            <w:sz w:val="32"/>
            <w:szCs w:val="32"/>
          </w:rPr>
          <w:delText xml:space="preserve">第四十四条 </w:delText>
        </w:r>
      </w:del>
      <w:del w:id="2459" w:author="格格 刘" w:date="2024-07-16T16:21:00Z">
        <w:r>
          <w:rPr>
            <w:rFonts w:ascii="Times New Roman" w:hAnsi="Times New Roman" w:eastAsia="仿宋_GB2312"/>
            <w:sz w:val="32"/>
            <w:szCs w:val="32"/>
          </w:rPr>
          <w:delText xml:space="preserve"> </w:delText>
        </w:r>
      </w:del>
      <w:del w:id="2460" w:author="格格 刘" w:date="2024-07-16T16:21:00Z">
        <w:r>
          <w:rPr>
            <w:rFonts w:ascii="Times New Roman" w:hAnsi="Times New Roman" w:eastAsia="方正仿宋_GBK"/>
            <w:sz w:val="32"/>
            <w:szCs w:val="32"/>
          </w:rPr>
          <w:delText>监事（监事会）行使下列职权：</w:delText>
        </w:r>
      </w:del>
    </w:p>
    <w:p w14:paraId="385C7BAE">
      <w:pPr>
        <w:overflowPunct/>
        <w:adjustRightInd/>
        <w:snapToGrid/>
        <w:spacing w:line="480" w:lineRule="exact"/>
        <w:ind w:firstLine="640" w:firstLineChars="200"/>
        <w:jc w:val="left"/>
        <w:rPr>
          <w:del w:id="2462" w:author="格格 刘" w:date="2024-07-16T16:21:00Z"/>
          <w:rFonts w:ascii="Times New Roman" w:hAnsi="Times New Roman" w:eastAsia="方正仿宋_GBK"/>
          <w:sz w:val="32"/>
          <w:szCs w:val="32"/>
        </w:rPr>
        <w:pPrChange w:id="2461" w:author="彭姐江苏协会五月无锡展十月南京" w:date="2024-07-18T11:34:32Z">
          <w:pPr>
            <w:overflowPunct w:val="0"/>
            <w:adjustRightInd w:val="0"/>
            <w:snapToGrid w:val="0"/>
            <w:spacing w:line="600" w:lineRule="exact"/>
            <w:ind w:firstLine="640" w:firstLineChars="200"/>
          </w:pPr>
        </w:pPrChange>
      </w:pPr>
      <w:del w:id="2463" w:author="格格 刘" w:date="2024-07-16T16:21:00Z">
        <w:r>
          <w:rPr>
            <w:rFonts w:ascii="Times New Roman" w:hAnsi="Times New Roman" w:eastAsia="方正仿宋_GBK"/>
            <w:sz w:val="32"/>
            <w:szCs w:val="32"/>
          </w:rPr>
          <w:delText>（一）列席理事会、常务理事会相关会议，对理事会、常务理事会决议事项提出质询或建议；</w:delText>
        </w:r>
      </w:del>
    </w:p>
    <w:p w14:paraId="1A64D76B">
      <w:pPr>
        <w:overflowPunct/>
        <w:adjustRightInd/>
        <w:snapToGrid/>
        <w:spacing w:line="480" w:lineRule="exact"/>
        <w:ind w:firstLine="640" w:firstLineChars="200"/>
        <w:jc w:val="left"/>
        <w:rPr>
          <w:del w:id="2465" w:author="格格 刘" w:date="2024-07-16T16:21:00Z"/>
          <w:rFonts w:ascii="Times New Roman" w:hAnsi="Times New Roman" w:eastAsia="方正仿宋_GBK"/>
          <w:sz w:val="32"/>
          <w:szCs w:val="32"/>
        </w:rPr>
        <w:pPrChange w:id="2464" w:author="彭姐江苏协会五月无锡展十月南京" w:date="2024-07-18T11:34:32Z">
          <w:pPr>
            <w:overflowPunct w:val="0"/>
            <w:adjustRightInd w:val="0"/>
            <w:snapToGrid w:val="0"/>
            <w:spacing w:line="600" w:lineRule="exact"/>
            <w:ind w:firstLine="640" w:firstLineChars="200"/>
          </w:pPr>
        </w:pPrChange>
      </w:pPr>
      <w:del w:id="2466" w:author="格格 刘" w:date="2024-07-16T16:21:00Z">
        <w:r>
          <w:rPr>
            <w:rFonts w:ascii="Times New Roman" w:hAnsi="Times New Roman" w:eastAsia="方正仿宋_GBK"/>
            <w:sz w:val="32"/>
            <w:szCs w:val="32"/>
          </w:rPr>
          <w:delText>（二）对理事、常务理事、负责人执行本团体职务的行为进行监督，对违反法律法规和本团体章程或者会员大会（或会员代表大会）决议的负责人、常务理事、理事提出依程序罢免的建议；</w:delText>
        </w:r>
      </w:del>
    </w:p>
    <w:p w14:paraId="17DD11F2">
      <w:pPr>
        <w:overflowPunct/>
        <w:adjustRightInd/>
        <w:snapToGrid/>
        <w:spacing w:line="480" w:lineRule="exact"/>
        <w:ind w:firstLine="640" w:firstLineChars="200"/>
        <w:jc w:val="left"/>
        <w:rPr>
          <w:del w:id="2468" w:author="格格 刘" w:date="2024-07-16T16:21:00Z"/>
          <w:rFonts w:ascii="Times New Roman" w:hAnsi="Times New Roman" w:eastAsia="方正仿宋_GBK"/>
          <w:sz w:val="32"/>
          <w:szCs w:val="32"/>
        </w:rPr>
        <w:pPrChange w:id="2467" w:author="彭姐江苏协会五月无锡展十月南京" w:date="2024-07-18T11:34:32Z">
          <w:pPr>
            <w:overflowPunct w:val="0"/>
            <w:adjustRightInd w:val="0"/>
            <w:snapToGrid w:val="0"/>
            <w:spacing w:line="600" w:lineRule="exact"/>
            <w:ind w:firstLine="640" w:firstLineChars="200"/>
          </w:pPr>
        </w:pPrChange>
      </w:pPr>
      <w:del w:id="2469" w:author="格格 刘" w:date="2024-07-16T16:21:00Z">
        <w:r>
          <w:rPr>
            <w:rFonts w:ascii="Times New Roman" w:hAnsi="Times New Roman" w:eastAsia="方正仿宋_GBK"/>
            <w:sz w:val="32"/>
            <w:szCs w:val="32"/>
          </w:rPr>
          <w:delText>（三）检查本团体的财务报告，向会员大会（或会员代表大会）报告监事工作和提出建议；</w:delText>
        </w:r>
      </w:del>
    </w:p>
    <w:p w14:paraId="0B13A3FD">
      <w:pPr>
        <w:overflowPunct/>
        <w:adjustRightInd/>
        <w:snapToGrid/>
        <w:spacing w:line="480" w:lineRule="exact"/>
        <w:ind w:firstLine="640" w:firstLineChars="200"/>
        <w:jc w:val="left"/>
        <w:rPr>
          <w:del w:id="2471" w:author="格格 刘" w:date="2024-07-16T16:21:00Z"/>
          <w:rFonts w:ascii="Times New Roman" w:hAnsi="Times New Roman" w:eastAsia="方正仿宋_GBK"/>
          <w:sz w:val="32"/>
          <w:szCs w:val="32"/>
        </w:rPr>
        <w:pPrChange w:id="2470" w:author="彭姐江苏协会五月无锡展十月南京" w:date="2024-07-18T11:34:32Z">
          <w:pPr>
            <w:overflowPunct w:val="0"/>
            <w:adjustRightInd w:val="0"/>
            <w:snapToGrid w:val="0"/>
            <w:spacing w:line="600" w:lineRule="exact"/>
            <w:ind w:firstLine="640" w:firstLineChars="200"/>
          </w:pPr>
        </w:pPrChange>
      </w:pPr>
      <w:del w:id="2472" w:author="格格 刘" w:date="2024-07-16T16:21:00Z">
        <w:r>
          <w:rPr>
            <w:rFonts w:ascii="Times New Roman" w:hAnsi="Times New Roman" w:eastAsia="方正仿宋_GBK"/>
            <w:sz w:val="32"/>
            <w:szCs w:val="32"/>
          </w:rPr>
          <w:delText>（四）对负责人、常务理事、理事、财务管理人员损害本团体利益的行为，及时予以纠正;</w:delText>
        </w:r>
      </w:del>
    </w:p>
    <w:p w14:paraId="2C68440A">
      <w:pPr>
        <w:overflowPunct/>
        <w:adjustRightInd/>
        <w:snapToGrid/>
        <w:spacing w:line="480" w:lineRule="exact"/>
        <w:ind w:firstLine="640" w:firstLineChars="200"/>
        <w:jc w:val="left"/>
        <w:rPr>
          <w:del w:id="2474" w:author="格格 刘" w:date="2024-07-16T16:21:00Z"/>
          <w:rFonts w:ascii="Times New Roman" w:hAnsi="Times New Roman" w:eastAsia="方正仿宋_GBK"/>
          <w:sz w:val="32"/>
          <w:szCs w:val="32"/>
        </w:rPr>
        <w:pPrChange w:id="2473" w:author="彭姐江苏协会五月无锡展十月南京" w:date="2024-07-18T11:34:32Z">
          <w:pPr>
            <w:overflowPunct w:val="0"/>
            <w:adjustRightInd w:val="0"/>
            <w:snapToGrid w:val="0"/>
            <w:spacing w:line="600" w:lineRule="exact"/>
            <w:ind w:firstLine="640" w:firstLineChars="200"/>
          </w:pPr>
        </w:pPrChange>
      </w:pPr>
      <w:del w:id="2475" w:author="格格 刘" w:date="2024-07-16T16:21:00Z">
        <w:r>
          <w:rPr>
            <w:rFonts w:ascii="Times New Roman" w:hAnsi="Times New Roman" w:eastAsia="方正仿宋_GBK"/>
            <w:sz w:val="32"/>
            <w:szCs w:val="32"/>
          </w:rPr>
          <w:delText>（五）向业务主管单位、登记管理机关以及税务、会计主管部门反映本团体工作中存在的问题；</w:delText>
        </w:r>
      </w:del>
      <w:del w:id="2476" w:author="格格 刘" w:date="2024-07-16T16:21:00Z">
        <w:r>
          <w:rPr>
            <w:rFonts w:ascii="Times New Roman" w:hAnsi="Times New Roman" w:eastAsia="仿宋_GB2312"/>
            <w:sz w:val="32"/>
            <w:szCs w:val="32"/>
          </w:rPr>
          <w:delText>【</w:delText>
        </w:r>
      </w:del>
      <w:del w:id="2477" w:author="格格 刘" w:date="2024-07-16T16:21:00Z">
        <w:r>
          <w:rPr>
            <w:rFonts w:ascii="Times New Roman" w:hAnsi="Times New Roman" w:eastAsia="方正楷体_GBK"/>
            <w:sz w:val="32"/>
            <w:szCs w:val="32"/>
          </w:rPr>
          <w:delText>已脱钩和直接登记的社会团体，将此条中“向业务主管单位、登记管理机关”替换为“向行业管理部门、登记管理机关”。</w:delText>
        </w:r>
      </w:del>
      <w:del w:id="2478" w:author="格格 刘" w:date="2024-07-16T16:21:00Z">
        <w:r>
          <w:rPr>
            <w:rFonts w:ascii="Times New Roman" w:hAnsi="Times New Roman" w:eastAsia="仿宋_GB2312"/>
            <w:sz w:val="32"/>
            <w:szCs w:val="32"/>
          </w:rPr>
          <w:delText>】</w:delText>
        </w:r>
      </w:del>
    </w:p>
    <w:p w14:paraId="102DC167">
      <w:pPr>
        <w:spacing w:line="480" w:lineRule="exact"/>
        <w:ind w:firstLine="640" w:firstLineChars="200"/>
        <w:jc w:val="left"/>
        <w:rPr>
          <w:del w:id="2480" w:author="格格 刘" w:date="2024-07-16T16:21:00Z"/>
          <w:rFonts w:ascii="Times New Roman" w:hAnsi="Times New Roman" w:eastAsia="仿宋_GB2312"/>
          <w:sz w:val="32"/>
          <w:szCs w:val="32"/>
        </w:rPr>
        <w:pPrChange w:id="2479" w:author="彭姐江苏协会五月无锡展十月南京" w:date="2024-07-18T11:34:32Z">
          <w:pPr/>
        </w:pPrChange>
      </w:pPr>
      <w:del w:id="2481" w:author="格格 刘" w:date="2024-07-16T16:21:00Z">
        <w:r>
          <w:rPr>
            <w:rFonts w:ascii="Times New Roman" w:hAnsi="Times New Roman" w:eastAsia="仿宋_GB2312"/>
            <w:sz w:val="32"/>
            <w:szCs w:val="32"/>
          </w:rPr>
          <w:delText xml:space="preserve">  </w:delText>
        </w:r>
      </w:del>
      <w:del w:id="2482" w:author="格格 刘" w:date="2024-07-16T16:21:00Z">
        <w:r>
          <w:rPr>
            <w:rFonts w:hint="eastAsia" w:ascii="Times New Roman" w:hAnsi="Times New Roman" w:eastAsia="方正仿宋_GBK"/>
            <w:sz w:val="32"/>
            <w:szCs w:val="32"/>
          </w:rPr>
          <w:delText xml:space="preserve">  </w:delText>
        </w:r>
      </w:del>
      <w:del w:id="2483" w:author="格格 刘" w:date="2024-07-16T16:21:00Z">
        <w:r>
          <w:rPr>
            <w:rFonts w:ascii="Times New Roman" w:hAnsi="Times New Roman" w:eastAsia="方正仿宋_GBK"/>
            <w:sz w:val="32"/>
            <w:szCs w:val="32"/>
          </w:rPr>
          <w:delText>（…）</w:delText>
        </w:r>
      </w:del>
      <w:del w:id="2484" w:author="格格 刘" w:date="2024-07-16T16:21:00Z">
        <w:r>
          <w:rPr>
            <w:rFonts w:ascii="Times New Roman" w:hAnsi="Times New Roman" w:eastAsia="仿宋_GB2312"/>
            <w:sz w:val="32"/>
            <w:szCs w:val="32"/>
            <w:u w:val="single"/>
          </w:rPr>
          <w:delText xml:space="preserve">                     </w:delText>
        </w:r>
      </w:del>
      <w:del w:id="2485" w:author="格格 刘" w:date="2024-07-16T16:21:00Z">
        <w:r>
          <w:rPr>
            <w:rFonts w:ascii="Times New Roman" w:hAnsi="Times New Roman" w:eastAsia="方正仿宋_GBK"/>
            <w:sz w:val="32"/>
            <w:szCs w:val="32"/>
          </w:rPr>
          <w:delText>；</w:delText>
        </w:r>
      </w:del>
    </w:p>
    <w:p w14:paraId="1C3AE323">
      <w:pPr>
        <w:overflowPunct w:val="0"/>
        <w:adjustRightInd w:val="0"/>
        <w:snapToGrid w:val="0"/>
        <w:spacing w:line="480" w:lineRule="exact"/>
        <w:jc w:val="left"/>
        <w:rPr>
          <w:del w:id="2487" w:author="格格 刘" w:date="2024-07-16T16:21:00Z"/>
          <w:rFonts w:ascii="Times New Roman" w:hAnsi="Times New Roman" w:eastAsia="方正仿宋_GBK" w:cs="Times New Roman"/>
          <w:sz w:val="32"/>
          <w:szCs w:val="32"/>
        </w:rPr>
        <w:pPrChange w:id="2486" w:author="彭姐江苏协会五月无锡展十月南京" w:date="2024-07-18T11:34:32Z">
          <w:pPr>
            <w:pStyle w:val="15"/>
            <w:overflowPunct w:val="0"/>
            <w:adjustRightInd w:val="0"/>
            <w:snapToGrid w:val="0"/>
            <w:spacing w:line="600" w:lineRule="exact"/>
            <w:ind w:firstLine="640"/>
          </w:pPr>
        </w:pPrChange>
      </w:pPr>
      <w:del w:id="2488" w:author="格格 刘" w:date="2024-07-16T16:21:00Z">
        <w:r>
          <w:rPr>
            <w:rFonts w:ascii="Times New Roman" w:hAnsi="Times New Roman" w:eastAsia="方正仿宋_GBK" w:cs="Times New Roman"/>
            <w:sz w:val="32"/>
            <w:szCs w:val="32"/>
          </w:rPr>
          <w:delText>（…）决定其他应由监事（监事会）审议的事项。</w:delText>
        </w:r>
      </w:del>
    </w:p>
    <w:p w14:paraId="4D5A4EA3">
      <w:pPr>
        <w:overflowPunct/>
        <w:adjustRightInd/>
        <w:snapToGrid/>
        <w:spacing w:line="480" w:lineRule="exact"/>
        <w:ind w:firstLine="640" w:firstLineChars="200"/>
        <w:jc w:val="left"/>
        <w:rPr>
          <w:del w:id="2490" w:author="格格 刘" w:date="2024-07-16T16:21:00Z"/>
          <w:rFonts w:ascii="Times New Roman" w:hAnsi="Times New Roman" w:eastAsia="仿宋_GB2312"/>
          <w:sz w:val="32"/>
          <w:szCs w:val="32"/>
        </w:rPr>
        <w:pPrChange w:id="2489" w:author="彭姐江苏协会五月无锡展十月南京" w:date="2024-07-18T11:34:32Z">
          <w:pPr>
            <w:overflowPunct w:val="0"/>
            <w:adjustRightInd w:val="0"/>
            <w:snapToGrid w:val="0"/>
            <w:spacing w:line="600" w:lineRule="exact"/>
            <w:ind w:firstLine="640" w:firstLineChars="200"/>
          </w:pPr>
        </w:pPrChange>
      </w:pPr>
      <w:del w:id="2491" w:author="格格 刘" w:date="2024-07-16T16:21:00Z">
        <w:r>
          <w:rPr>
            <w:rFonts w:ascii="Times New Roman" w:hAnsi="Times New Roman" w:eastAsia="方正仿宋_GBK"/>
            <w:sz w:val="32"/>
            <w:szCs w:val="32"/>
          </w:rPr>
          <w:delText>监事会每年至少召开2次会议，监事会会议须有2/3以上监事出席方能召开，其决议须经到会监事2/3以上通过方为有效。</w:delText>
        </w:r>
      </w:del>
      <w:del w:id="2492" w:author="格格 刘" w:date="2024-07-16T16:21:00Z">
        <w:r>
          <w:rPr>
            <w:rFonts w:ascii="Times New Roman" w:hAnsi="Times New Roman" w:eastAsia="仿宋_GB2312"/>
            <w:sz w:val="32"/>
            <w:szCs w:val="32"/>
          </w:rPr>
          <w:delText>【</w:delText>
        </w:r>
      </w:del>
      <w:del w:id="2493" w:author="格格 刘" w:date="2024-07-16T16:21:00Z">
        <w:r>
          <w:rPr>
            <w:rFonts w:ascii="Times New Roman" w:hAnsi="Times New Roman" w:eastAsia="方正楷体_GBK"/>
            <w:sz w:val="32"/>
            <w:szCs w:val="32"/>
          </w:rPr>
          <w:delText>适用于设立监事会的社会团体</w:delText>
        </w:r>
      </w:del>
      <w:del w:id="2494" w:author="格格 刘" w:date="2024-07-16T16:21:00Z">
        <w:r>
          <w:rPr>
            <w:rFonts w:ascii="Times New Roman" w:hAnsi="Times New Roman" w:eastAsia="仿宋_GB2312"/>
            <w:sz w:val="32"/>
            <w:szCs w:val="32"/>
          </w:rPr>
          <w:delText>】</w:delText>
        </w:r>
      </w:del>
    </w:p>
    <w:p w14:paraId="72DD9434">
      <w:pPr>
        <w:overflowPunct w:val="0"/>
        <w:adjustRightInd w:val="0"/>
        <w:snapToGrid w:val="0"/>
        <w:spacing w:line="480" w:lineRule="exact"/>
        <w:ind w:firstLine="640" w:firstLineChars="200"/>
        <w:jc w:val="left"/>
        <w:rPr>
          <w:del w:id="2496" w:author="格格 刘" w:date="2024-07-16T16:21:00Z"/>
          <w:rFonts w:ascii="Times New Roman" w:hAnsi="Times New Roman" w:eastAsia="方正楷体_GBK" w:cs="Times New Roman"/>
          <w:b/>
          <w:sz w:val="32"/>
          <w:szCs w:val="32"/>
        </w:rPr>
        <w:pPrChange w:id="2495" w:author="彭姐江苏协会五月无锡展十月南京" w:date="2024-07-18T11:34:32Z">
          <w:pPr>
            <w:pStyle w:val="6"/>
            <w:overflowPunct w:val="0"/>
            <w:adjustRightInd w:val="0"/>
            <w:snapToGrid w:val="0"/>
            <w:spacing w:line="560" w:lineRule="exact"/>
            <w:jc w:val="center"/>
          </w:pPr>
        </w:pPrChange>
      </w:pPr>
    </w:p>
    <w:p w14:paraId="6B2BF8AC">
      <w:pPr>
        <w:overflowPunct w:val="0"/>
        <w:spacing w:after="225" w:line="480" w:lineRule="exact"/>
        <w:ind w:firstLine="640" w:firstLineChars="200"/>
        <w:jc w:val="left"/>
        <w:rPr>
          <w:del w:id="2498" w:author="格格 刘" w:date="2024-07-16T16:21:00Z"/>
          <w:rFonts w:ascii="Times New Roman" w:hAnsi="Times New Roman" w:eastAsia="方正楷体_GBK" w:cs="Times New Roman"/>
          <w:b/>
          <w:sz w:val="32"/>
          <w:szCs w:val="32"/>
        </w:rPr>
        <w:pPrChange w:id="2497" w:author="彭姐江苏协会五月无锡展十月南京" w:date="2024-07-18T11:34:32Z">
          <w:pPr>
            <w:pStyle w:val="6"/>
            <w:overflowPunct w:val="0"/>
            <w:spacing w:after="225" w:line="540" w:lineRule="atLeast"/>
            <w:jc w:val="center"/>
          </w:pPr>
        </w:pPrChange>
      </w:pPr>
      <w:del w:id="2499" w:author="格格 刘" w:date="2024-07-16T16:21:00Z">
        <w:r>
          <w:rPr>
            <w:rFonts w:ascii="Times New Roman" w:hAnsi="Times New Roman" w:eastAsia="方正楷体_GBK" w:cs="Times New Roman"/>
            <w:b/>
            <w:sz w:val="32"/>
            <w:szCs w:val="32"/>
          </w:rPr>
          <w:delText>第六节  内部管理制度和矛盾解决机制</w:delText>
        </w:r>
      </w:del>
    </w:p>
    <w:p w14:paraId="32BBECA8">
      <w:pPr>
        <w:overflowPunct w:val="0"/>
        <w:spacing w:line="480" w:lineRule="exact"/>
        <w:ind w:firstLine="640" w:firstLineChars="200"/>
        <w:jc w:val="left"/>
        <w:rPr>
          <w:del w:id="2501" w:author="格格 刘" w:date="2024-07-16T16:21:00Z"/>
          <w:rFonts w:ascii="Times New Roman" w:hAnsi="Times New Roman" w:eastAsia="方正仿宋_GBK" w:cs="Times New Roman"/>
          <w:sz w:val="32"/>
          <w:szCs w:val="32"/>
        </w:rPr>
        <w:pPrChange w:id="2500" w:author="彭姐江苏协会五月无锡展十月南京" w:date="2024-07-18T11:34:32Z">
          <w:pPr>
            <w:pStyle w:val="6"/>
            <w:overflowPunct w:val="0"/>
            <w:spacing w:line="540" w:lineRule="atLeast"/>
          </w:pPr>
        </w:pPrChange>
      </w:pPr>
      <w:del w:id="2502" w:author="格格 刘" w:date="2024-07-16T16:21:00Z">
        <w:r>
          <w:rPr>
            <w:rFonts w:ascii="Times New Roman" w:hAnsi="Times New Roman" w:eastAsia="黑体" w:cs="Times New Roman"/>
            <w:sz w:val="32"/>
            <w:szCs w:val="32"/>
          </w:rPr>
          <w:delText xml:space="preserve">    第四十五条</w:delText>
        </w:r>
      </w:del>
      <w:del w:id="2503" w:author="格格 刘" w:date="2024-07-16T16:21:00Z">
        <w:r>
          <w:rPr>
            <w:rFonts w:ascii="Times New Roman" w:hAnsi="Times New Roman" w:cs="Times New Roman"/>
            <w:sz w:val="27"/>
            <w:szCs w:val="27"/>
          </w:rPr>
          <w:delText xml:space="preserve">  </w:delText>
        </w:r>
      </w:del>
      <w:del w:id="2504" w:author="格格 刘" w:date="2024-07-16T16:21:00Z">
        <w:r>
          <w:rPr>
            <w:rFonts w:ascii="Times New Roman" w:hAnsi="Times New Roman" w:eastAsia="方正仿宋_GBK" w:cs="Times New Roman"/>
            <w:sz w:val="32"/>
            <w:szCs w:val="32"/>
          </w:rPr>
          <w:delText>本团体建立各项内部管理制度，完善相关管理规程。根据本团体实际建立健全《会员管理办法》《会员代表产生办法》《会费管理办法》《理事会选举规程》《会员（代表）大会选举规程》《信息公开办法》《财务管理制度》《专职人员薪酬管理办法》《人事管理办法》《分支机构、代表机构管理办法》《内部矛盾解决办法》等相关制度和文件。</w:delText>
        </w:r>
      </w:del>
    </w:p>
    <w:p w14:paraId="1DE41EF5">
      <w:pPr>
        <w:overflowPunct w:val="0"/>
        <w:spacing w:line="480" w:lineRule="exact"/>
        <w:ind w:firstLine="640" w:firstLineChars="200"/>
        <w:jc w:val="left"/>
        <w:rPr>
          <w:del w:id="2506" w:author="格格 刘" w:date="2024-07-16T16:21:00Z"/>
          <w:rFonts w:ascii="Times New Roman" w:hAnsi="Times New Roman" w:eastAsia="方正仿宋_GBK" w:cs="Times New Roman"/>
          <w:sz w:val="32"/>
          <w:szCs w:val="32"/>
        </w:rPr>
        <w:pPrChange w:id="2505" w:author="彭姐江苏协会五月无锡展十月南京" w:date="2024-07-18T11:34:32Z">
          <w:pPr>
            <w:pStyle w:val="6"/>
            <w:overflowPunct w:val="0"/>
            <w:spacing w:line="540" w:lineRule="atLeast"/>
          </w:pPr>
        </w:pPrChange>
      </w:pPr>
      <w:del w:id="2507" w:author="格格 刘" w:date="2024-07-16T16:21:00Z">
        <w:r>
          <w:rPr>
            <w:rFonts w:ascii="Times New Roman" w:hAnsi="Times New Roman" w:eastAsia="黑体" w:cs="Times New Roman"/>
            <w:sz w:val="32"/>
            <w:szCs w:val="32"/>
          </w:rPr>
          <w:delText xml:space="preserve">    第四十六条 </w:delText>
        </w:r>
      </w:del>
      <w:del w:id="2508" w:author="格格 刘" w:date="2024-07-16T16:21:00Z">
        <w:r>
          <w:rPr>
            <w:rFonts w:ascii="Times New Roman" w:hAnsi="Times New Roman" w:cs="Times New Roman"/>
            <w:sz w:val="27"/>
            <w:szCs w:val="27"/>
          </w:rPr>
          <w:delText> </w:delText>
        </w:r>
      </w:del>
      <w:del w:id="2509" w:author="格格 刘" w:date="2024-07-16T16:21:00Z">
        <w:r>
          <w:rPr>
            <w:rFonts w:ascii="Times New Roman" w:hAnsi="Times New Roman" w:eastAsia="方正仿宋_GBK" w:cs="Times New Roman"/>
            <w:sz w:val="32"/>
            <w:szCs w:val="32"/>
          </w:rPr>
          <w:delText>本团体建立健全证书、印章、档案、文件等内部管理制度，并将以上物品和资料妥善保管于本团体固定场所，任何单位、个人不得非法侵占。管理人员调动或者离职时，及时与接管人员办清交接手续。</w:delText>
        </w:r>
      </w:del>
    </w:p>
    <w:p w14:paraId="0217BB77">
      <w:pPr>
        <w:overflowPunct w:val="0"/>
        <w:spacing w:line="480" w:lineRule="exact"/>
        <w:ind w:firstLine="640" w:firstLineChars="200"/>
        <w:jc w:val="left"/>
        <w:rPr>
          <w:del w:id="2511" w:author="格格 刘" w:date="2024-07-16T16:21:00Z"/>
          <w:rFonts w:ascii="Times New Roman" w:hAnsi="Times New Roman" w:eastAsia="方正仿宋_GBK" w:cs="Times New Roman"/>
          <w:sz w:val="32"/>
          <w:szCs w:val="32"/>
        </w:rPr>
        <w:pPrChange w:id="2510" w:author="彭姐江苏协会五月无锡展十月南京" w:date="2024-07-18T11:34:32Z">
          <w:pPr>
            <w:pStyle w:val="6"/>
            <w:overflowPunct w:val="0"/>
            <w:spacing w:line="540" w:lineRule="atLeast"/>
          </w:pPr>
        </w:pPrChange>
      </w:pPr>
      <w:del w:id="2512" w:author="格格 刘" w:date="2024-07-16T16:21:00Z">
        <w:r>
          <w:rPr>
            <w:rFonts w:ascii="Times New Roman" w:hAnsi="Times New Roman" w:eastAsia="黑体" w:cs="Times New Roman"/>
            <w:sz w:val="32"/>
            <w:szCs w:val="32"/>
          </w:rPr>
          <w:delText xml:space="preserve">    第四十七条</w:delText>
        </w:r>
      </w:del>
      <w:del w:id="2513" w:author="格格 刘" w:date="2024-07-16T16:21:00Z">
        <w:r>
          <w:rPr>
            <w:rFonts w:ascii="Times New Roman" w:hAnsi="Times New Roman" w:cs="Times New Roman"/>
            <w:sz w:val="27"/>
            <w:szCs w:val="27"/>
          </w:rPr>
          <w:delText xml:space="preserve">  </w:delText>
        </w:r>
      </w:del>
      <w:del w:id="2514" w:author="格格 刘" w:date="2024-07-16T16:21:00Z">
        <w:r>
          <w:rPr>
            <w:rFonts w:ascii="Times New Roman" w:hAnsi="Times New Roman" w:eastAsia="方正仿宋_GBK" w:cs="Times New Roman"/>
            <w:sz w:val="32"/>
            <w:szCs w:val="32"/>
          </w:rPr>
          <w:delText>本团体证书、印章遗失时，经理事会2/3以上理事表决通过，在公开发行的报刊上刊登遗失声明，按规定申请重新制发或刻制。如被个人非法侵占，通过法律途径要求返还。</w:delText>
        </w:r>
      </w:del>
    </w:p>
    <w:p w14:paraId="73DBF636">
      <w:pPr>
        <w:overflowPunct w:val="0"/>
        <w:spacing w:after="225" w:line="480" w:lineRule="exact"/>
        <w:ind w:firstLine="640" w:firstLineChars="200"/>
        <w:jc w:val="left"/>
        <w:rPr>
          <w:del w:id="2516" w:author="格格 刘" w:date="2024-07-16T16:21:00Z"/>
          <w:rFonts w:ascii="Times New Roman" w:hAnsi="Times New Roman" w:eastAsia="方正仿宋_GBK" w:cs="Times New Roman"/>
          <w:sz w:val="32"/>
          <w:szCs w:val="32"/>
        </w:rPr>
        <w:pPrChange w:id="2515" w:author="彭姐江苏协会五月无锡展十月南京" w:date="2024-07-18T11:34:32Z">
          <w:pPr>
            <w:pStyle w:val="6"/>
            <w:overflowPunct w:val="0"/>
            <w:spacing w:after="225" w:line="540" w:lineRule="atLeast"/>
          </w:pPr>
        </w:pPrChange>
      </w:pPr>
      <w:del w:id="2517" w:author="格格 刘" w:date="2024-07-16T16:21:00Z">
        <w:r>
          <w:rPr>
            <w:rFonts w:ascii="Times New Roman" w:hAnsi="Times New Roman" w:eastAsia="黑体" w:cs="Times New Roman"/>
            <w:sz w:val="32"/>
            <w:szCs w:val="32"/>
          </w:rPr>
          <w:delText xml:space="preserve">    第四十八条</w:delText>
        </w:r>
      </w:del>
      <w:del w:id="2518" w:author="格格 刘" w:date="2024-07-16T16:21:00Z">
        <w:r>
          <w:rPr>
            <w:rFonts w:ascii="Times New Roman" w:hAnsi="Times New Roman" w:cs="Times New Roman"/>
            <w:sz w:val="27"/>
            <w:szCs w:val="27"/>
          </w:rPr>
          <w:delText xml:space="preserve">  </w:delText>
        </w:r>
      </w:del>
      <w:del w:id="2519" w:author="格格 刘" w:date="2024-07-16T16:21:00Z">
        <w:r>
          <w:rPr>
            <w:rFonts w:ascii="Times New Roman" w:hAnsi="Times New Roman" w:eastAsia="方正仿宋_GBK" w:cs="Times New Roman"/>
            <w:sz w:val="32"/>
            <w:szCs w:val="32"/>
          </w:rPr>
          <w:delText>本团体建立民主协商和内部矛盾解决机制。如发生内部矛盾不能经过协商解决的，通过调解、诉讼等途径依法解决。</w:delText>
        </w:r>
      </w:del>
    </w:p>
    <w:p w14:paraId="67C52A7A">
      <w:pPr>
        <w:overflowPunct/>
        <w:adjustRightInd/>
        <w:snapToGrid/>
        <w:spacing w:after="0" w:afterLines="-2147483648" w:line="480" w:lineRule="exact"/>
        <w:ind w:firstLine="640" w:firstLineChars="200"/>
        <w:jc w:val="left"/>
        <w:rPr>
          <w:del w:id="2521" w:author="格格 刘" w:date="2024-07-16T16:21:00Z"/>
          <w:rFonts w:ascii="Times New Roman" w:hAnsi="Times New Roman" w:eastAsia="方正黑体_GBK"/>
          <w:sz w:val="32"/>
          <w:szCs w:val="32"/>
        </w:rPr>
        <w:pPrChange w:id="2520" w:author="彭姐江苏协会五月无锡展十月南京" w:date="2024-07-18T11:34:32Z">
          <w:pPr>
            <w:overflowPunct w:val="0"/>
            <w:adjustRightInd w:val="0"/>
            <w:snapToGrid w:val="0"/>
            <w:spacing w:after="156" w:afterLines="50" w:line="600" w:lineRule="exact"/>
            <w:jc w:val="center"/>
          </w:pPr>
        </w:pPrChange>
      </w:pPr>
      <w:del w:id="2522" w:author="格格 刘" w:date="2024-07-16T16:21:00Z">
        <w:r>
          <w:rPr>
            <w:rFonts w:ascii="Times New Roman" w:hAnsi="Times New Roman" w:eastAsia="方正黑体_GBK"/>
            <w:sz w:val="32"/>
            <w:szCs w:val="32"/>
          </w:rPr>
          <w:delText>第五章  财产的管理和使用</w:delText>
        </w:r>
      </w:del>
    </w:p>
    <w:p w14:paraId="397E1ED0">
      <w:pPr>
        <w:overflowPunct/>
        <w:adjustRightInd/>
        <w:snapToGrid/>
        <w:spacing w:line="480" w:lineRule="exact"/>
        <w:ind w:firstLine="640" w:firstLineChars="200"/>
        <w:jc w:val="left"/>
        <w:rPr>
          <w:del w:id="2524" w:author="格格 刘" w:date="2024-07-16T16:21:00Z"/>
          <w:rFonts w:ascii="Times New Roman" w:hAnsi="Times New Roman" w:eastAsia="方正仿宋_GBK"/>
          <w:sz w:val="32"/>
          <w:szCs w:val="32"/>
        </w:rPr>
        <w:pPrChange w:id="2523" w:author="彭姐江苏协会五月无锡展十月南京" w:date="2024-07-18T11:34:32Z">
          <w:pPr>
            <w:overflowPunct w:val="0"/>
            <w:adjustRightInd w:val="0"/>
            <w:snapToGrid w:val="0"/>
            <w:spacing w:line="600" w:lineRule="exact"/>
            <w:ind w:firstLine="640" w:firstLineChars="200"/>
          </w:pPr>
        </w:pPrChange>
      </w:pPr>
      <w:del w:id="2525" w:author="格格 刘" w:date="2024-07-16T16:21:00Z">
        <w:r>
          <w:rPr>
            <w:rFonts w:ascii="Times New Roman" w:hAnsi="Times New Roman" w:eastAsia="黑体"/>
            <w:sz w:val="32"/>
            <w:szCs w:val="32"/>
          </w:rPr>
          <w:delText>第四十九条</w:delText>
        </w:r>
      </w:del>
      <w:del w:id="2526" w:author="格格 刘" w:date="2024-07-16T16:21:00Z">
        <w:r>
          <w:rPr>
            <w:rFonts w:ascii="Times New Roman" w:hAnsi="Times New Roman" w:eastAsia="仿宋_GB2312"/>
            <w:sz w:val="32"/>
            <w:szCs w:val="32"/>
          </w:rPr>
          <w:delText xml:space="preserve"> </w:delText>
        </w:r>
      </w:del>
      <w:del w:id="2527" w:author="格格 刘" w:date="2024-07-16T16:21:00Z">
        <w:r>
          <w:rPr>
            <w:rFonts w:ascii="Times New Roman" w:hAnsi="Times New Roman" w:eastAsia="方正仿宋_GBK"/>
            <w:sz w:val="32"/>
            <w:szCs w:val="32"/>
          </w:rPr>
          <w:delText>本团体的收入来源于：</w:delText>
        </w:r>
      </w:del>
    </w:p>
    <w:p w14:paraId="4810E6ED">
      <w:pPr>
        <w:overflowPunct/>
        <w:adjustRightInd/>
        <w:snapToGrid/>
        <w:spacing w:line="480" w:lineRule="exact"/>
        <w:ind w:left="0" w:leftChars="0" w:firstLine="640" w:firstLineChars="200"/>
        <w:jc w:val="left"/>
        <w:rPr>
          <w:ins w:id="2529" w:author="彭姐江苏协会五月无锡展十月南京" w:date="2024-07-22T13:49:48Z"/>
          <w:rFonts w:hint="eastAsia" w:ascii="Times New Roman" w:hAnsi="Times New Roman" w:eastAsia="方正仿宋_GBK"/>
          <w:sz w:val="32"/>
          <w:szCs w:val="32"/>
          <w:lang w:eastAsia="zh-CN"/>
        </w:rPr>
        <w:pPrChange w:id="2528" w:author="彭姐江苏协会五月无锡展十月南京" w:date="2024-07-18T11:34:34Z">
          <w:pPr>
            <w:overflowPunct w:val="0"/>
            <w:adjustRightInd w:val="0"/>
            <w:snapToGrid w:val="0"/>
            <w:spacing w:line="600" w:lineRule="exact"/>
            <w:ind w:left="420" w:leftChars="200"/>
          </w:pPr>
        </w:pPrChange>
      </w:pPr>
      <w:del w:id="2530" w:author="格格 刘" w:date="2024-07-16T16:21:00Z">
        <w:r>
          <w:rPr>
            <w:rFonts w:ascii="Times New Roman" w:hAnsi="Times New Roman" w:eastAsia="方正仿宋_GBK"/>
            <w:sz w:val="32"/>
            <w:szCs w:val="32"/>
          </w:rPr>
          <w:delText>（一）会费；</w:delText>
        </w:r>
      </w:del>
      <w:del w:id="2531" w:author="彭姐江苏协会五月无锡展十月南京" w:date="2024-07-22T13:49:48Z">
        <w:r>
          <w:rPr>
            <w:rFonts w:ascii="Times New Roman" w:hAnsi="Times New Roman" w:eastAsia="方正仿宋_GBK"/>
            <w:sz w:val="32"/>
            <w:szCs w:val="32"/>
          </w:rPr>
          <w:br w:type="textWrapping"/>
        </w:r>
      </w:del>
    </w:p>
    <w:p w14:paraId="34DD2ACF">
      <w:pPr>
        <w:overflowPunct/>
        <w:adjustRightInd/>
        <w:snapToGrid/>
        <w:spacing w:line="480" w:lineRule="exact"/>
        <w:ind w:left="0" w:leftChars="0" w:firstLine="640" w:firstLineChars="200"/>
        <w:jc w:val="left"/>
        <w:rPr>
          <w:ins w:id="2533" w:author="彭姐江苏协会五月无锡展十月南京" w:date="2024-07-18T11:58:46Z"/>
          <w:rFonts w:hint="eastAsia" w:ascii="Times New Roman" w:hAnsi="Times New Roman" w:eastAsia="方正仿宋_GBK"/>
          <w:sz w:val="32"/>
          <w:szCs w:val="32"/>
          <w:lang w:eastAsia="zh-CN"/>
        </w:rPr>
        <w:pPrChange w:id="2532" w:author="彭姐江苏协会五月无锡展十月南京" w:date="2024-07-18T11:34:34Z">
          <w:pPr>
            <w:overflowPunct w:val="0"/>
            <w:adjustRightInd w:val="0"/>
            <w:snapToGrid w:val="0"/>
            <w:spacing w:line="600" w:lineRule="exact"/>
            <w:ind w:left="420" w:leftChars="200"/>
          </w:pPr>
        </w:pPrChange>
      </w:pPr>
    </w:p>
    <w:p w14:paraId="70AB42A3">
      <w:pPr>
        <w:overflowPunct/>
        <w:adjustRightInd/>
        <w:snapToGrid/>
        <w:spacing w:line="480" w:lineRule="exact"/>
        <w:ind w:left="0" w:leftChars="0" w:firstLine="640" w:firstLineChars="200"/>
        <w:jc w:val="left"/>
        <w:rPr>
          <w:ins w:id="2535" w:author="彭姐江苏协会五月无锡展十月南京" w:date="2024-07-22T13:49:48Z"/>
          <w:rFonts w:hint="eastAsia" w:ascii="Times New Roman" w:hAnsi="Times New Roman" w:eastAsia="方正仿宋_GBK"/>
          <w:sz w:val="32"/>
          <w:szCs w:val="32"/>
          <w:lang w:eastAsia="zh-CN"/>
        </w:rPr>
        <w:pPrChange w:id="2534" w:author="彭姐江苏协会五月无锡展十月南京" w:date="2024-07-18T11:34:34Z">
          <w:pPr>
            <w:overflowPunct w:val="0"/>
            <w:adjustRightInd w:val="0"/>
            <w:snapToGrid w:val="0"/>
            <w:spacing w:line="600" w:lineRule="exact"/>
            <w:ind w:left="420" w:leftChars="200"/>
          </w:pPr>
        </w:pPrChange>
      </w:pPr>
      <w:del w:id="2536" w:author="格格 刘" w:date="2024-07-16T16:21:00Z">
        <w:r>
          <w:rPr>
            <w:rFonts w:ascii="Times New Roman" w:hAnsi="Times New Roman" w:eastAsia="方正仿宋_GBK"/>
            <w:sz w:val="32"/>
            <w:szCs w:val="32"/>
          </w:rPr>
          <w:delText>（二）捐赠；</w:delText>
        </w:r>
      </w:del>
      <w:del w:id="2537" w:author="彭姐江苏协会五月无锡展十月南京" w:date="2024-07-22T13:49:48Z">
        <w:r>
          <w:rPr>
            <w:rFonts w:ascii="Times New Roman" w:hAnsi="Times New Roman" w:eastAsia="方正仿宋_GBK"/>
            <w:sz w:val="32"/>
            <w:szCs w:val="32"/>
          </w:rPr>
          <w:br w:type="textWrapping"/>
        </w:r>
      </w:del>
    </w:p>
    <w:p w14:paraId="0F3C8580">
      <w:pPr>
        <w:overflowPunct/>
        <w:adjustRightInd/>
        <w:snapToGrid/>
        <w:spacing w:line="480" w:lineRule="exact"/>
        <w:ind w:left="0" w:leftChars="0" w:firstLine="640" w:firstLineChars="200"/>
        <w:jc w:val="left"/>
        <w:rPr>
          <w:ins w:id="2539" w:author="彭姐江苏协会五月无锡展十月南京" w:date="2024-07-18T11:58:46Z"/>
          <w:rFonts w:hint="eastAsia" w:ascii="Times New Roman" w:hAnsi="Times New Roman" w:eastAsia="方正仿宋_GBK"/>
          <w:sz w:val="32"/>
          <w:szCs w:val="32"/>
          <w:lang w:eastAsia="zh-CN"/>
        </w:rPr>
        <w:pPrChange w:id="2538" w:author="彭姐江苏协会五月无锡展十月南京" w:date="2024-07-18T11:34:34Z">
          <w:pPr>
            <w:overflowPunct w:val="0"/>
            <w:adjustRightInd w:val="0"/>
            <w:snapToGrid w:val="0"/>
            <w:spacing w:line="600" w:lineRule="exact"/>
            <w:ind w:left="420" w:leftChars="200"/>
          </w:pPr>
        </w:pPrChange>
      </w:pPr>
    </w:p>
    <w:p w14:paraId="16215097">
      <w:pPr>
        <w:overflowPunct/>
        <w:adjustRightInd/>
        <w:snapToGrid/>
        <w:spacing w:line="480" w:lineRule="exact"/>
        <w:ind w:left="0" w:leftChars="0" w:firstLine="640" w:firstLineChars="200"/>
        <w:jc w:val="left"/>
        <w:rPr>
          <w:ins w:id="2541" w:author="彭姐江苏协会五月无锡展十月南京" w:date="2024-07-22T13:49:48Z"/>
          <w:rFonts w:hint="eastAsia" w:ascii="Times New Roman" w:hAnsi="Times New Roman" w:eastAsia="方正仿宋_GBK"/>
          <w:sz w:val="32"/>
          <w:szCs w:val="32"/>
          <w:lang w:eastAsia="zh-CN"/>
        </w:rPr>
        <w:pPrChange w:id="2540" w:author="彭姐江苏协会五月无锡展十月南京" w:date="2024-07-18T11:34:34Z">
          <w:pPr>
            <w:overflowPunct w:val="0"/>
            <w:adjustRightInd w:val="0"/>
            <w:snapToGrid w:val="0"/>
            <w:spacing w:line="600" w:lineRule="exact"/>
            <w:ind w:left="420" w:leftChars="200"/>
          </w:pPr>
        </w:pPrChange>
      </w:pPr>
      <w:del w:id="2542" w:author="格格 刘" w:date="2024-07-16T16:21:00Z">
        <w:r>
          <w:rPr>
            <w:rFonts w:ascii="Times New Roman" w:hAnsi="Times New Roman" w:eastAsia="方正仿宋_GBK"/>
            <w:sz w:val="32"/>
            <w:szCs w:val="32"/>
          </w:rPr>
          <w:delText>（三）政府资助；</w:delText>
        </w:r>
      </w:del>
      <w:del w:id="2543" w:author="彭姐江苏协会五月无锡展十月南京" w:date="2024-07-22T13:49:48Z">
        <w:r>
          <w:rPr>
            <w:rFonts w:ascii="Times New Roman" w:hAnsi="Times New Roman" w:eastAsia="方正仿宋_GBK"/>
            <w:sz w:val="32"/>
            <w:szCs w:val="32"/>
          </w:rPr>
          <w:br w:type="textWrapping"/>
        </w:r>
      </w:del>
    </w:p>
    <w:p w14:paraId="537FE786">
      <w:pPr>
        <w:overflowPunct/>
        <w:adjustRightInd/>
        <w:snapToGrid/>
        <w:spacing w:line="480" w:lineRule="exact"/>
        <w:ind w:left="0" w:leftChars="0" w:firstLine="640" w:firstLineChars="200"/>
        <w:jc w:val="left"/>
        <w:rPr>
          <w:ins w:id="2545" w:author="彭姐江苏协会五月无锡展十月南京" w:date="2024-07-18T11:58:46Z"/>
          <w:rFonts w:hint="eastAsia" w:ascii="Times New Roman" w:hAnsi="Times New Roman" w:eastAsia="方正仿宋_GBK"/>
          <w:sz w:val="32"/>
          <w:szCs w:val="32"/>
          <w:lang w:eastAsia="zh-CN"/>
        </w:rPr>
        <w:pPrChange w:id="2544" w:author="彭姐江苏协会五月无锡展十月南京" w:date="2024-07-18T11:34:34Z">
          <w:pPr>
            <w:overflowPunct w:val="0"/>
            <w:adjustRightInd w:val="0"/>
            <w:snapToGrid w:val="0"/>
            <w:spacing w:line="600" w:lineRule="exact"/>
            <w:ind w:left="420" w:leftChars="200"/>
          </w:pPr>
        </w:pPrChange>
      </w:pPr>
    </w:p>
    <w:p w14:paraId="0DF8B0D0">
      <w:pPr>
        <w:overflowPunct/>
        <w:adjustRightInd/>
        <w:snapToGrid/>
        <w:spacing w:line="480" w:lineRule="exact"/>
        <w:ind w:left="0" w:leftChars="0" w:firstLine="640" w:firstLineChars="200"/>
        <w:jc w:val="left"/>
        <w:rPr>
          <w:ins w:id="2547" w:author="彭姐江苏协会五月无锡展十月南京" w:date="2024-07-22T13:49:48Z"/>
          <w:rFonts w:hint="eastAsia" w:ascii="Times New Roman" w:hAnsi="Times New Roman" w:eastAsia="方正仿宋_GBK"/>
          <w:sz w:val="32"/>
          <w:szCs w:val="32"/>
          <w:lang w:eastAsia="zh-CN"/>
        </w:rPr>
        <w:pPrChange w:id="2546" w:author="彭姐江苏协会五月无锡展十月南京" w:date="2024-07-18T11:34:34Z">
          <w:pPr>
            <w:overflowPunct w:val="0"/>
            <w:adjustRightInd w:val="0"/>
            <w:snapToGrid w:val="0"/>
            <w:spacing w:line="600" w:lineRule="exact"/>
            <w:ind w:left="420" w:leftChars="200"/>
          </w:pPr>
        </w:pPrChange>
      </w:pPr>
      <w:del w:id="2548" w:author="格格 刘" w:date="2024-07-16T16:21:00Z">
        <w:r>
          <w:rPr>
            <w:rFonts w:ascii="Times New Roman" w:hAnsi="Times New Roman" w:eastAsia="方正仿宋_GBK"/>
            <w:sz w:val="32"/>
            <w:szCs w:val="32"/>
          </w:rPr>
          <w:delText>（四）在核准的业务范围内开展活动或服务的收入；</w:delText>
        </w:r>
      </w:del>
      <w:del w:id="2549" w:author="彭姐江苏协会五月无锡展十月南京" w:date="2024-07-22T13:49:48Z">
        <w:r>
          <w:rPr>
            <w:rFonts w:ascii="Times New Roman" w:hAnsi="Times New Roman" w:eastAsia="方正仿宋_GBK"/>
            <w:sz w:val="32"/>
            <w:szCs w:val="32"/>
          </w:rPr>
          <w:br w:type="textWrapping"/>
        </w:r>
      </w:del>
    </w:p>
    <w:p w14:paraId="5178FA94">
      <w:pPr>
        <w:overflowPunct/>
        <w:adjustRightInd/>
        <w:snapToGrid/>
        <w:spacing w:line="480" w:lineRule="exact"/>
        <w:ind w:left="0" w:leftChars="0" w:firstLine="640" w:firstLineChars="200"/>
        <w:jc w:val="left"/>
        <w:rPr>
          <w:ins w:id="2551" w:author="彭姐江苏协会五月无锡展十月南京" w:date="2024-07-18T11:58:46Z"/>
          <w:rFonts w:hint="eastAsia" w:ascii="Times New Roman" w:hAnsi="Times New Roman" w:eastAsia="方正仿宋_GBK"/>
          <w:sz w:val="32"/>
          <w:szCs w:val="32"/>
          <w:lang w:eastAsia="zh-CN"/>
        </w:rPr>
        <w:pPrChange w:id="2550" w:author="彭姐江苏协会五月无锡展十月南京" w:date="2024-07-18T11:34:34Z">
          <w:pPr>
            <w:overflowPunct w:val="0"/>
            <w:adjustRightInd w:val="0"/>
            <w:snapToGrid w:val="0"/>
            <w:spacing w:line="600" w:lineRule="exact"/>
            <w:ind w:left="420" w:leftChars="200"/>
          </w:pPr>
        </w:pPrChange>
      </w:pPr>
    </w:p>
    <w:p w14:paraId="193B04B1">
      <w:pPr>
        <w:overflowPunct/>
        <w:adjustRightInd/>
        <w:snapToGrid/>
        <w:spacing w:line="480" w:lineRule="exact"/>
        <w:ind w:left="0" w:leftChars="0" w:firstLine="640" w:firstLineChars="200"/>
        <w:jc w:val="left"/>
        <w:rPr>
          <w:ins w:id="2553" w:author="彭姐江苏协会五月无锡展十月南京" w:date="2024-07-18T11:19:31Z"/>
          <w:rFonts w:hint="eastAsia" w:ascii="Times New Roman" w:hAnsi="Times New Roman" w:eastAsia="方正仿宋_GBK"/>
          <w:sz w:val="32"/>
          <w:szCs w:val="32"/>
          <w:lang w:eastAsia="zh-CN"/>
        </w:rPr>
        <w:pPrChange w:id="2552" w:author="彭姐江苏协会五月无锡展十月南京" w:date="2024-07-18T11:34:34Z">
          <w:pPr>
            <w:overflowPunct w:val="0"/>
            <w:adjustRightInd w:val="0"/>
            <w:snapToGrid w:val="0"/>
            <w:spacing w:line="600" w:lineRule="exact"/>
            <w:ind w:left="420" w:leftChars="200"/>
          </w:pPr>
        </w:pPrChange>
      </w:pPr>
    </w:p>
    <w:p w14:paraId="3F94C36B">
      <w:pPr>
        <w:overflowPunct w:val="0"/>
        <w:adjustRightInd w:val="0"/>
        <w:snapToGrid w:val="0"/>
        <w:spacing w:line="600" w:lineRule="exact"/>
        <w:ind w:left="0" w:leftChars="0"/>
        <w:rPr>
          <w:ins w:id="2555" w:author="彭姐江苏协会五月无锡展十月南京" w:date="2024-07-22T13:49:48Z"/>
          <w:rFonts w:hint="eastAsia" w:ascii="Times New Roman" w:hAnsi="Times New Roman" w:eastAsia="方正仿宋_GBK"/>
          <w:sz w:val="32"/>
          <w:szCs w:val="32"/>
          <w:lang w:eastAsia="zh-CN"/>
        </w:rPr>
        <w:pPrChange w:id="2554" w:author="格格 刘" w:date="2024-07-16T16:23:00Z">
          <w:pPr>
            <w:overflowPunct w:val="0"/>
            <w:adjustRightInd w:val="0"/>
            <w:snapToGrid w:val="0"/>
            <w:spacing w:line="600" w:lineRule="exact"/>
            <w:ind w:left="420" w:leftChars="200"/>
          </w:pPr>
        </w:pPrChange>
      </w:pPr>
      <w:del w:id="2556" w:author="格格 刘" w:date="2024-07-16T16:21:00Z">
        <w:r>
          <w:rPr>
            <w:rFonts w:ascii="Times New Roman" w:hAnsi="Times New Roman" w:eastAsia="方正仿宋_GBK"/>
            <w:sz w:val="32"/>
            <w:szCs w:val="32"/>
          </w:rPr>
          <w:delText>（五）利息；</w:delText>
        </w:r>
      </w:del>
      <w:del w:id="2557" w:author="彭姐江苏协会五月无锡展十月南京" w:date="2024-07-22T13:49:48Z">
        <w:r>
          <w:rPr>
            <w:rFonts w:ascii="Times New Roman" w:hAnsi="Times New Roman" w:eastAsia="方正仿宋_GBK"/>
            <w:sz w:val="32"/>
            <w:szCs w:val="32"/>
          </w:rPr>
          <w:br w:type="textWrapping"/>
        </w:r>
      </w:del>
    </w:p>
    <w:p w14:paraId="622172E2">
      <w:pPr>
        <w:overflowPunct w:val="0"/>
        <w:adjustRightInd w:val="0"/>
        <w:snapToGrid w:val="0"/>
        <w:spacing w:line="600" w:lineRule="exact"/>
        <w:ind w:left="0" w:leftChars="0"/>
        <w:rPr>
          <w:ins w:id="2559" w:author="彭姐江苏协会五月无锡展十月南京" w:date="2024-07-18T11:58:46Z"/>
          <w:rFonts w:hint="eastAsia" w:ascii="Times New Roman" w:hAnsi="Times New Roman" w:eastAsia="方正仿宋_GBK"/>
          <w:sz w:val="32"/>
          <w:szCs w:val="32"/>
          <w:lang w:eastAsia="zh-CN"/>
        </w:rPr>
        <w:pPrChange w:id="2558" w:author="格格 刘" w:date="2024-07-16T16:23:00Z">
          <w:pPr>
            <w:overflowPunct w:val="0"/>
            <w:adjustRightInd w:val="0"/>
            <w:snapToGrid w:val="0"/>
            <w:spacing w:line="600" w:lineRule="exact"/>
            <w:ind w:left="420" w:leftChars="200"/>
          </w:pPr>
        </w:pPrChange>
      </w:pPr>
    </w:p>
    <w:p w14:paraId="6C548E84">
      <w:pPr>
        <w:overflowPunct w:val="0"/>
        <w:adjustRightInd w:val="0"/>
        <w:snapToGrid w:val="0"/>
        <w:spacing w:line="600" w:lineRule="exact"/>
        <w:ind w:left="0" w:leftChars="0"/>
        <w:rPr>
          <w:ins w:id="2561" w:author="彭姐江苏协会五月无锡展十月南京" w:date="2024-07-18T11:19:31Z"/>
          <w:rFonts w:hint="eastAsia" w:ascii="Times New Roman" w:hAnsi="Times New Roman" w:eastAsia="方正仿宋_GBK"/>
          <w:sz w:val="32"/>
          <w:szCs w:val="32"/>
          <w:lang w:eastAsia="zh-CN"/>
        </w:rPr>
        <w:pPrChange w:id="2560" w:author="格格 刘" w:date="2024-07-16T16:23:00Z">
          <w:pPr>
            <w:overflowPunct w:val="0"/>
            <w:adjustRightInd w:val="0"/>
            <w:snapToGrid w:val="0"/>
            <w:spacing w:line="600" w:lineRule="exact"/>
            <w:ind w:left="420" w:leftChars="200"/>
          </w:pPr>
        </w:pPrChange>
      </w:pPr>
    </w:p>
    <w:p w14:paraId="32EA1E02">
      <w:pPr>
        <w:overflowPunct w:val="0"/>
        <w:adjustRightInd w:val="0"/>
        <w:snapToGrid w:val="0"/>
        <w:spacing w:line="600" w:lineRule="exact"/>
        <w:ind w:left="0" w:leftChars="0"/>
        <w:rPr>
          <w:ins w:id="2563" w:author="彭姐江苏协会五月无锡展十月南京" w:date="2024-07-22T13:49:48Z"/>
          <w:rFonts w:hint="eastAsia" w:ascii="Times New Roman" w:hAnsi="Times New Roman" w:eastAsia="方正仿宋_GBK"/>
          <w:sz w:val="32"/>
          <w:szCs w:val="32"/>
          <w:lang w:eastAsia="zh-CN"/>
        </w:rPr>
        <w:pPrChange w:id="2562" w:author="格格 刘" w:date="2024-07-16T16:23:00Z">
          <w:pPr>
            <w:overflowPunct w:val="0"/>
            <w:adjustRightInd w:val="0"/>
            <w:snapToGrid w:val="0"/>
            <w:spacing w:line="600" w:lineRule="exact"/>
            <w:ind w:left="420" w:leftChars="200"/>
          </w:pPr>
        </w:pPrChange>
      </w:pPr>
      <w:del w:id="2564" w:author="格格 刘" w:date="2024-07-16T16:21:00Z">
        <w:r>
          <w:rPr>
            <w:rFonts w:ascii="Times New Roman" w:hAnsi="Times New Roman" w:eastAsia="方正仿宋_GBK"/>
            <w:sz w:val="32"/>
            <w:szCs w:val="32"/>
          </w:rPr>
          <w:delText>（…）</w:delText>
        </w:r>
      </w:del>
      <w:del w:id="2565" w:author="格格 刘" w:date="2024-07-16T16:21:00Z">
        <w:r>
          <w:rPr>
            <w:rFonts w:ascii="Times New Roman" w:hAnsi="Times New Roman" w:eastAsia="方正仿宋_GBK"/>
            <w:sz w:val="32"/>
            <w:szCs w:val="32"/>
            <w:u w:val="single"/>
          </w:rPr>
          <w:delText xml:space="preserve">           </w:delText>
        </w:r>
      </w:del>
      <w:del w:id="2566" w:author="格格 刘" w:date="2024-07-16T16:21:00Z">
        <w:r>
          <w:rPr>
            <w:rFonts w:ascii="Times New Roman" w:hAnsi="Times New Roman" w:eastAsia="方正仿宋_GBK"/>
            <w:sz w:val="32"/>
            <w:szCs w:val="32"/>
          </w:rPr>
          <w:delText>；</w:delText>
        </w:r>
      </w:del>
      <w:del w:id="2567" w:author="彭姐江苏协会五月无锡展十月南京" w:date="2024-07-22T13:49:48Z">
        <w:r>
          <w:rPr>
            <w:rFonts w:ascii="Times New Roman" w:hAnsi="Times New Roman" w:eastAsia="方正仿宋_GBK"/>
            <w:sz w:val="32"/>
            <w:szCs w:val="32"/>
          </w:rPr>
          <w:br w:type="textWrapping"/>
        </w:r>
      </w:del>
    </w:p>
    <w:p w14:paraId="568E82B5">
      <w:pPr>
        <w:overflowPunct w:val="0"/>
        <w:adjustRightInd w:val="0"/>
        <w:snapToGrid w:val="0"/>
        <w:spacing w:line="600" w:lineRule="exact"/>
        <w:ind w:left="0" w:leftChars="0"/>
        <w:rPr>
          <w:ins w:id="2569" w:author="彭姐江苏协会五月无锡展十月南京" w:date="2024-07-18T11:58:46Z"/>
          <w:rFonts w:hint="eastAsia" w:ascii="Times New Roman" w:hAnsi="Times New Roman" w:eastAsia="方正仿宋_GBK"/>
          <w:sz w:val="32"/>
          <w:szCs w:val="32"/>
          <w:lang w:eastAsia="zh-CN"/>
        </w:rPr>
        <w:pPrChange w:id="2568" w:author="格格 刘" w:date="2024-07-16T16:23:00Z">
          <w:pPr>
            <w:overflowPunct w:val="0"/>
            <w:adjustRightInd w:val="0"/>
            <w:snapToGrid w:val="0"/>
            <w:spacing w:line="600" w:lineRule="exact"/>
            <w:ind w:left="420" w:leftChars="200"/>
          </w:pPr>
        </w:pPrChange>
      </w:pPr>
    </w:p>
    <w:p w14:paraId="2E827E50">
      <w:pPr>
        <w:overflowPunct w:val="0"/>
        <w:adjustRightInd w:val="0"/>
        <w:snapToGrid w:val="0"/>
        <w:spacing w:line="600" w:lineRule="exact"/>
        <w:ind w:left="0" w:leftChars="0"/>
        <w:rPr>
          <w:ins w:id="2571" w:author="彭姐江苏协会五月无锡展十月南京" w:date="2024-07-18T11:19:31Z"/>
          <w:rFonts w:hint="eastAsia" w:ascii="Times New Roman" w:hAnsi="Times New Roman" w:eastAsia="方正仿宋_GBK"/>
          <w:sz w:val="32"/>
          <w:szCs w:val="32"/>
          <w:lang w:eastAsia="zh-CN"/>
        </w:rPr>
        <w:pPrChange w:id="2570" w:author="格格 刘" w:date="2024-07-16T16:23:00Z">
          <w:pPr>
            <w:overflowPunct w:val="0"/>
            <w:adjustRightInd w:val="0"/>
            <w:snapToGrid w:val="0"/>
            <w:spacing w:line="600" w:lineRule="exact"/>
            <w:ind w:left="420" w:leftChars="200"/>
          </w:pPr>
        </w:pPrChange>
      </w:pPr>
    </w:p>
    <w:p w14:paraId="2238EB66">
      <w:pPr>
        <w:overflowPunct w:val="0"/>
        <w:adjustRightInd w:val="0"/>
        <w:snapToGrid w:val="0"/>
        <w:spacing w:line="600" w:lineRule="exact"/>
        <w:ind w:left="0" w:leftChars="0"/>
        <w:rPr>
          <w:del w:id="2573" w:author="格格 刘" w:date="2024-07-16T16:21:00Z"/>
          <w:rFonts w:ascii="Times New Roman" w:hAnsi="Times New Roman" w:eastAsia="方正仿宋_GBK"/>
          <w:sz w:val="32"/>
          <w:szCs w:val="32"/>
        </w:rPr>
        <w:pPrChange w:id="2572" w:author="格格 刘" w:date="2024-07-16T16:23:00Z">
          <w:pPr>
            <w:overflowPunct w:val="0"/>
            <w:adjustRightInd w:val="0"/>
            <w:snapToGrid w:val="0"/>
            <w:spacing w:line="600" w:lineRule="exact"/>
            <w:ind w:left="420" w:leftChars="200"/>
          </w:pPr>
        </w:pPrChange>
      </w:pPr>
      <w:del w:id="2574" w:author="格格 刘" w:date="2024-07-16T16:21:00Z">
        <w:r>
          <w:rPr>
            <w:rFonts w:ascii="Times New Roman" w:hAnsi="Times New Roman" w:eastAsia="方正仿宋_GBK"/>
            <w:sz w:val="32"/>
            <w:szCs w:val="32"/>
          </w:rPr>
          <w:delText>（…）其他合法收入。</w:delText>
        </w:r>
      </w:del>
    </w:p>
    <w:p w14:paraId="242C717E">
      <w:pPr>
        <w:overflowPunct w:val="0"/>
        <w:ind w:firstLine="640" w:firstLineChars="200"/>
        <w:rPr>
          <w:del w:id="2575" w:author="格格 刘" w:date="2024-07-16T16:21:00Z"/>
          <w:rFonts w:ascii="Times New Roman" w:hAnsi="Times New Roman" w:eastAsia="方正仿宋_GBK"/>
          <w:sz w:val="32"/>
          <w:szCs w:val="32"/>
        </w:rPr>
      </w:pPr>
      <w:del w:id="2576" w:author="格格 刘" w:date="2024-07-16T16:21:00Z">
        <w:r>
          <w:rPr>
            <w:rFonts w:ascii="Times New Roman" w:hAnsi="Times New Roman" w:eastAsia="黑体"/>
            <w:sz w:val="32"/>
            <w:szCs w:val="32"/>
          </w:rPr>
          <w:delText xml:space="preserve">第五十条 </w:delText>
        </w:r>
      </w:del>
      <w:del w:id="2577" w:author="格格 刘" w:date="2024-07-16T16:21:00Z">
        <w:r>
          <w:rPr>
            <w:rFonts w:ascii="Times New Roman" w:hAnsi="Times New Roman" w:eastAsia="方正仿宋_GBK"/>
            <w:sz w:val="32"/>
            <w:szCs w:val="32"/>
          </w:rPr>
          <w:delText>本团体的收入及其使用情况应当向会员大会（或会员代表大会）公布，接受会员大会（或会员代表大会）的监督检查。</w:delText>
        </w:r>
      </w:del>
    </w:p>
    <w:p w14:paraId="4A525C67">
      <w:pPr>
        <w:overflowPunct w:val="0"/>
        <w:adjustRightInd w:val="0"/>
        <w:snapToGrid w:val="0"/>
        <w:spacing w:line="600" w:lineRule="exact"/>
        <w:ind w:firstLine="640" w:firstLineChars="200"/>
        <w:rPr>
          <w:del w:id="2578" w:author="格格 刘" w:date="2024-07-16T16:21:00Z"/>
          <w:rFonts w:ascii="Times New Roman" w:hAnsi="Times New Roman" w:eastAsia="方正仿宋_GBK"/>
          <w:sz w:val="32"/>
          <w:szCs w:val="32"/>
        </w:rPr>
      </w:pPr>
      <w:del w:id="2579" w:author="格格 刘" w:date="2024-07-16T16:21:00Z">
        <w:r>
          <w:rPr>
            <w:rFonts w:ascii="Times New Roman" w:hAnsi="Times New Roman" w:eastAsia="方正仿宋_GBK"/>
            <w:sz w:val="32"/>
            <w:szCs w:val="32"/>
          </w:rPr>
          <w:delText>本团体接受境外捐赠收入的，须将接受捐赠和使用的情况向业务主管单位和登记管理机关报告。</w:delText>
        </w:r>
      </w:del>
      <w:del w:id="2580" w:author="格格 刘" w:date="2024-07-16T16:21:00Z">
        <w:r>
          <w:rPr>
            <w:rFonts w:ascii="Times New Roman" w:hAnsi="Times New Roman" w:eastAsia="仿宋_GB2312"/>
            <w:sz w:val="32"/>
            <w:szCs w:val="32"/>
          </w:rPr>
          <w:delText>【</w:delText>
        </w:r>
      </w:del>
      <w:del w:id="2581" w:author="格格 刘" w:date="2024-07-16T16:21:00Z">
        <w:r>
          <w:rPr>
            <w:rFonts w:ascii="Times New Roman" w:hAnsi="Times New Roman" w:eastAsia="方正楷体_GBK"/>
            <w:sz w:val="32"/>
            <w:szCs w:val="32"/>
          </w:rPr>
          <w:delText>已脱钩和直接登记的社会团体，将此条中“向业务主管单位和登记管理机关报告”替换为“向行业管理部门、登记管理机关及其他相关部门报告”。</w:delText>
        </w:r>
      </w:del>
      <w:del w:id="2582" w:author="格格 刘" w:date="2024-07-16T16:21:00Z">
        <w:r>
          <w:rPr>
            <w:rFonts w:ascii="Times New Roman" w:hAnsi="Times New Roman" w:eastAsia="仿宋_GB2312"/>
            <w:sz w:val="32"/>
            <w:szCs w:val="32"/>
          </w:rPr>
          <w:delText>】</w:delText>
        </w:r>
      </w:del>
    </w:p>
    <w:p w14:paraId="702D752F">
      <w:pPr>
        <w:overflowPunct w:val="0"/>
        <w:ind w:firstLine="640" w:firstLineChars="200"/>
        <w:rPr>
          <w:del w:id="2583" w:author="格格 刘" w:date="2024-07-16T16:21:00Z"/>
          <w:rFonts w:ascii="Times New Roman" w:hAnsi="Times New Roman" w:eastAsia="方正仿宋_GBK"/>
          <w:sz w:val="32"/>
          <w:szCs w:val="32"/>
        </w:rPr>
      </w:pPr>
      <w:del w:id="2584" w:author="格格 刘" w:date="2024-07-16T16:21:00Z">
        <w:r>
          <w:rPr>
            <w:rFonts w:ascii="Times New Roman" w:hAnsi="Times New Roman" w:eastAsia="黑体"/>
            <w:sz w:val="32"/>
            <w:szCs w:val="32"/>
          </w:rPr>
          <w:delText xml:space="preserve">第五十一条 </w:delText>
        </w:r>
      </w:del>
      <w:del w:id="2585" w:author="格格 刘" w:date="2024-07-16T16:21:00Z">
        <w:r>
          <w:rPr>
            <w:rFonts w:ascii="Times New Roman" w:hAnsi="Times New Roman" w:eastAsia="方正仿宋_GBK"/>
            <w:sz w:val="32"/>
            <w:szCs w:val="32"/>
          </w:rPr>
          <w:delText>本团体经费主要用于：</w:delText>
        </w:r>
      </w:del>
    </w:p>
    <w:p w14:paraId="2860EE4B">
      <w:pPr>
        <w:overflowPunct w:val="0"/>
        <w:ind w:firstLine="640" w:firstLineChars="200"/>
        <w:rPr>
          <w:del w:id="2586" w:author="格格 刘" w:date="2024-07-16T16:21:00Z"/>
          <w:rFonts w:ascii="Times New Roman" w:hAnsi="Times New Roman" w:eastAsia="方正仿宋_GBK"/>
          <w:sz w:val="32"/>
          <w:szCs w:val="32"/>
        </w:rPr>
      </w:pPr>
      <w:del w:id="2587" w:author="格格 刘" w:date="2024-07-16T16:21:00Z">
        <w:r>
          <w:rPr>
            <w:rFonts w:ascii="Times New Roman" w:hAnsi="Times New Roman" w:eastAsia="方正仿宋_GBK"/>
            <w:sz w:val="32"/>
            <w:szCs w:val="32"/>
          </w:rPr>
          <w:delText>（一）本章程规定的业务范围；</w:delText>
        </w:r>
      </w:del>
    </w:p>
    <w:p w14:paraId="326236EF">
      <w:pPr>
        <w:overflowPunct w:val="0"/>
        <w:ind w:firstLine="640" w:firstLineChars="200"/>
        <w:rPr>
          <w:del w:id="2588" w:author="格格 刘" w:date="2024-07-16T16:21:00Z"/>
          <w:rFonts w:ascii="Times New Roman" w:hAnsi="Times New Roman" w:eastAsia="方正仿宋_GBK"/>
          <w:sz w:val="32"/>
          <w:szCs w:val="32"/>
        </w:rPr>
      </w:pPr>
      <w:del w:id="2589" w:author="格格 刘" w:date="2024-07-16T16:21:00Z">
        <w:r>
          <w:rPr>
            <w:rFonts w:ascii="Times New Roman" w:hAnsi="Times New Roman" w:eastAsia="方正仿宋_GBK"/>
            <w:sz w:val="32"/>
            <w:szCs w:val="32"/>
          </w:rPr>
          <w:delText>（二）必要的行政办公和人员薪酬支出；</w:delText>
        </w:r>
      </w:del>
    </w:p>
    <w:p w14:paraId="3D3D257C">
      <w:pPr>
        <w:overflowPunct w:val="0"/>
        <w:ind w:firstLine="640" w:firstLineChars="200"/>
        <w:rPr>
          <w:del w:id="2590" w:author="格格 刘" w:date="2024-07-16T16:21:00Z"/>
          <w:rFonts w:ascii="Times New Roman" w:hAnsi="Times New Roman" w:eastAsia="方正仿宋_GBK"/>
          <w:sz w:val="32"/>
          <w:szCs w:val="32"/>
        </w:rPr>
      </w:pPr>
      <w:del w:id="2591" w:author="格格 刘" w:date="2024-07-16T16:21:00Z">
        <w:r>
          <w:rPr>
            <w:rFonts w:ascii="Times New Roman" w:hAnsi="Times New Roman" w:eastAsia="方正仿宋_GBK"/>
            <w:sz w:val="32"/>
            <w:szCs w:val="32"/>
          </w:rPr>
          <w:delText>（三）其他由理事会或者常务理事会决定的事项。</w:delText>
        </w:r>
      </w:del>
    </w:p>
    <w:p w14:paraId="49A0674E">
      <w:pPr>
        <w:overflowPunct w:val="0"/>
        <w:adjustRightInd w:val="0"/>
        <w:snapToGrid w:val="0"/>
        <w:spacing w:line="600" w:lineRule="exact"/>
        <w:ind w:firstLine="640" w:firstLineChars="200"/>
        <w:rPr>
          <w:del w:id="2592" w:author="格格 刘" w:date="2024-07-16T16:21:00Z"/>
          <w:rFonts w:ascii="Times New Roman" w:hAnsi="Times New Roman" w:eastAsia="方正仿宋_GBK"/>
          <w:sz w:val="32"/>
          <w:szCs w:val="32"/>
        </w:rPr>
      </w:pPr>
      <w:del w:id="2593" w:author="格格 刘" w:date="2024-07-16T16:21:00Z">
        <w:r>
          <w:rPr>
            <w:rFonts w:ascii="Times New Roman" w:hAnsi="Times New Roman" w:eastAsia="黑体"/>
            <w:sz w:val="32"/>
            <w:szCs w:val="32"/>
          </w:rPr>
          <w:delText>第五十二条</w:delText>
        </w:r>
      </w:del>
      <w:del w:id="2594" w:author="格格 刘" w:date="2024-07-16T16:21:00Z">
        <w:r>
          <w:rPr>
            <w:rFonts w:ascii="Times New Roman" w:hAnsi="Times New Roman" w:eastAsia="仿宋_GB2312"/>
            <w:sz w:val="32"/>
            <w:szCs w:val="32"/>
          </w:rPr>
          <w:delText xml:space="preserve"> </w:delText>
        </w:r>
      </w:del>
      <w:del w:id="2595" w:author="格格 刘" w:date="2024-07-16T16:21:00Z">
        <w:r>
          <w:rPr>
            <w:rFonts w:ascii="Times New Roman" w:hAnsi="Times New Roman" w:eastAsia="方正仿宋_GBK"/>
            <w:sz w:val="32"/>
            <w:szCs w:val="32"/>
          </w:rPr>
          <w:delText>本团体的资产，任何单位、个人不得侵占、私分和挪用。</w:delText>
        </w:r>
      </w:del>
    </w:p>
    <w:p w14:paraId="5EFDA566">
      <w:pPr>
        <w:overflowPunct w:val="0"/>
        <w:ind w:firstLine="640" w:firstLineChars="200"/>
        <w:rPr>
          <w:del w:id="2596" w:author="格格 刘" w:date="2024-07-16T16:21:00Z"/>
          <w:rFonts w:ascii="Times New Roman" w:hAnsi="Times New Roman" w:eastAsia="方正仿宋_GBK"/>
          <w:sz w:val="32"/>
          <w:szCs w:val="32"/>
        </w:rPr>
      </w:pPr>
      <w:del w:id="2597" w:author="格格 刘" w:date="2024-07-16T16:21:00Z">
        <w:r>
          <w:rPr>
            <w:rFonts w:ascii="Times New Roman" w:hAnsi="Times New Roman" w:eastAsia="黑体"/>
            <w:sz w:val="32"/>
            <w:szCs w:val="32"/>
          </w:rPr>
          <w:delText>第五十三条</w:delText>
        </w:r>
      </w:del>
      <w:del w:id="2598" w:author="格格 刘" w:date="2024-07-16T16:21:00Z">
        <w:r>
          <w:rPr>
            <w:rFonts w:ascii="Times New Roman" w:hAnsi="Times New Roman" w:eastAsia="仿宋_GB2312"/>
            <w:sz w:val="32"/>
            <w:szCs w:val="32"/>
          </w:rPr>
          <w:delText xml:space="preserve"> </w:delText>
        </w:r>
      </w:del>
      <w:del w:id="2599" w:author="格格 刘" w:date="2024-07-16T16:21:00Z">
        <w:r>
          <w:rPr>
            <w:rFonts w:ascii="Times New Roman" w:hAnsi="Times New Roman" w:eastAsia="方正仿宋_GBK"/>
            <w:sz w:val="32"/>
            <w:szCs w:val="32"/>
          </w:rPr>
          <w:delText>本团体执行《民间非营利组织会计制度》，依法进行会计核算、建立健全内部会计监督制度，保证会计资料合法、真实、准确、完整。</w:delText>
        </w:r>
      </w:del>
    </w:p>
    <w:p w14:paraId="657071C4">
      <w:pPr>
        <w:overflowPunct w:val="0"/>
        <w:ind w:firstLine="640" w:firstLineChars="200"/>
        <w:rPr>
          <w:del w:id="2600" w:author="格格 刘" w:date="2024-07-16T16:21:00Z"/>
          <w:rFonts w:ascii="Times New Roman" w:hAnsi="Times New Roman" w:eastAsia="方正仿宋_GBK"/>
          <w:sz w:val="32"/>
          <w:szCs w:val="32"/>
        </w:rPr>
      </w:pPr>
      <w:del w:id="2601" w:author="格格 刘" w:date="2024-07-16T16:21:00Z">
        <w:r>
          <w:rPr>
            <w:rFonts w:ascii="Times New Roman" w:hAnsi="Times New Roman" w:eastAsia="方正仿宋_GBK"/>
            <w:sz w:val="32"/>
            <w:szCs w:val="32"/>
          </w:rPr>
          <w:delText>本团体接受税务、会计主管部门依法实施的税务监督和会计监督。</w:delText>
        </w:r>
      </w:del>
    </w:p>
    <w:p w14:paraId="767A5518">
      <w:pPr>
        <w:overflowPunct w:val="0"/>
        <w:adjustRightInd w:val="0"/>
        <w:snapToGrid w:val="0"/>
        <w:spacing w:line="600" w:lineRule="exact"/>
        <w:ind w:firstLine="640" w:firstLineChars="200"/>
        <w:rPr>
          <w:del w:id="2602" w:author="格格 刘" w:date="2024-07-16T16:21:00Z"/>
          <w:rFonts w:ascii="Times New Roman" w:hAnsi="Times New Roman" w:eastAsia="方正仿宋_GBK"/>
          <w:sz w:val="32"/>
          <w:szCs w:val="32"/>
        </w:rPr>
      </w:pPr>
      <w:del w:id="2603" w:author="格格 刘" w:date="2024-07-16T16:21:00Z">
        <w:r>
          <w:rPr>
            <w:rFonts w:ascii="Times New Roman" w:hAnsi="Times New Roman" w:eastAsia="黑体"/>
            <w:sz w:val="32"/>
            <w:szCs w:val="32"/>
          </w:rPr>
          <w:delText xml:space="preserve">第五十四条 </w:delText>
        </w:r>
      </w:del>
      <w:del w:id="2604" w:author="格格 刘" w:date="2024-07-16T16:21:00Z">
        <w:r>
          <w:rPr>
            <w:rFonts w:ascii="Times New Roman" w:hAnsi="Times New Roman" w:eastAsia="方正仿宋_GBK"/>
            <w:sz w:val="32"/>
            <w:szCs w:val="32"/>
          </w:rPr>
          <w:delText>本团体配备具有专业资格的会计人员。会计不兼任出纳。会计人员调动工作或离职时，必须办清交接手续。</w:delText>
        </w:r>
      </w:del>
    </w:p>
    <w:p w14:paraId="10DE344B">
      <w:pPr>
        <w:overflowPunct w:val="0"/>
        <w:adjustRightInd w:val="0"/>
        <w:snapToGrid w:val="0"/>
        <w:spacing w:line="600" w:lineRule="exact"/>
        <w:ind w:firstLine="640" w:firstLineChars="200"/>
        <w:rPr>
          <w:del w:id="2605" w:author="格格 刘" w:date="2024-07-16T16:21:00Z"/>
          <w:rFonts w:ascii="Times New Roman" w:hAnsi="Times New Roman" w:eastAsia="方正仿宋_GBK"/>
          <w:sz w:val="32"/>
          <w:szCs w:val="32"/>
        </w:rPr>
      </w:pPr>
      <w:del w:id="2606" w:author="格格 刘" w:date="2024-07-16T16:21:00Z">
        <w:r>
          <w:rPr>
            <w:rFonts w:ascii="Times New Roman" w:hAnsi="Times New Roman" w:eastAsia="黑体"/>
            <w:sz w:val="32"/>
            <w:szCs w:val="32"/>
          </w:rPr>
          <w:delText xml:space="preserve">第五十五条 </w:delText>
        </w:r>
      </w:del>
      <w:del w:id="2607" w:author="格格 刘" w:date="2024-07-16T16:21:00Z">
        <w:r>
          <w:rPr>
            <w:rFonts w:ascii="Times New Roman" w:hAnsi="Times New Roman" w:eastAsia="方正仿宋_GBK"/>
            <w:sz w:val="32"/>
            <w:szCs w:val="32"/>
          </w:rPr>
          <w:delText>本团体进行换届、变更法定代表人，应当进行财务审计，并将审计报告报送业务主管单位和登记管理机关。</w:delText>
        </w:r>
      </w:del>
      <w:del w:id="2608" w:author="格格 刘" w:date="2024-07-16T16:21:00Z">
        <w:r>
          <w:rPr>
            <w:rFonts w:ascii="Times New Roman" w:hAnsi="Times New Roman" w:eastAsia="仿宋_GB2312"/>
            <w:sz w:val="32"/>
            <w:szCs w:val="32"/>
          </w:rPr>
          <w:delText>【</w:delText>
        </w:r>
      </w:del>
      <w:del w:id="2609" w:author="格格 刘" w:date="2024-07-16T16:21:00Z">
        <w:r>
          <w:rPr>
            <w:rFonts w:ascii="Times New Roman" w:hAnsi="Times New Roman" w:eastAsia="方正楷体_GBK"/>
            <w:sz w:val="32"/>
            <w:szCs w:val="32"/>
          </w:rPr>
          <w:delText>已脱钩和直接登记的社会团体，将此条中“报送业务主管单位和登记管理机关”替换为“报送行业管理部门、登记管理机关及其他相关部门”。</w:delText>
        </w:r>
      </w:del>
      <w:del w:id="2610" w:author="格格 刘" w:date="2024-07-16T16:21:00Z">
        <w:r>
          <w:rPr>
            <w:rFonts w:ascii="Times New Roman" w:hAnsi="Times New Roman" w:eastAsia="仿宋_GB2312"/>
            <w:sz w:val="32"/>
            <w:szCs w:val="32"/>
          </w:rPr>
          <w:delText>】</w:delText>
        </w:r>
      </w:del>
    </w:p>
    <w:p w14:paraId="09756C7D">
      <w:pPr>
        <w:overflowPunct w:val="0"/>
        <w:adjustRightInd w:val="0"/>
        <w:snapToGrid w:val="0"/>
        <w:spacing w:line="600" w:lineRule="exact"/>
        <w:ind w:firstLine="640" w:firstLineChars="200"/>
        <w:rPr>
          <w:del w:id="2611" w:author="格格 刘" w:date="2024-07-16T16:21:00Z"/>
          <w:rFonts w:ascii="Times New Roman" w:hAnsi="Times New Roman" w:eastAsia="方正仿宋_GBK"/>
          <w:sz w:val="32"/>
          <w:szCs w:val="32"/>
        </w:rPr>
      </w:pPr>
      <w:del w:id="2612" w:author="格格 刘" w:date="2024-07-16T16:21:00Z">
        <w:r>
          <w:rPr>
            <w:rFonts w:ascii="Times New Roman" w:hAnsi="Times New Roman" w:eastAsia="黑体"/>
            <w:sz w:val="32"/>
            <w:szCs w:val="32"/>
          </w:rPr>
          <w:delText xml:space="preserve">第五十六条 </w:delText>
        </w:r>
      </w:del>
      <w:del w:id="2613" w:author="格格 刘" w:date="2024-07-16T16:21:00Z">
        <w:r>
          <w:rPr>
            <w:rFonts w:ascii="Times New Roman" w:hAnsi="Times New Roman" w:eastAsia="方正仿宋_GBK"/>
            <w:sz w:val="32"/>
            <w:szCs w:val="32"/>
          </w:rPr>
          <w:delText>本团体按照《社会团体登记管理条例》规定接受登记管理机关组织的年度检查。</w:delText>
        </w:r>
      </w:del>
    </w:p>
    <w:p w14:paraId="0A06A2B4">
      <w:pPr>
        <w:pStyle w:val="6"/>
        <w:overflowPunct w:val="0"/>
        <w:spacing w:after="225" w:line="240" w:lineRule="exact"/>
        <w:ind w:firstLine="420"/>
        <w:jc w:val="center"/>
        <w:rPr>
          <w:del w:id="2614" w:author="格格 刘" w:date="2024-07-16T16:21:00Z"/>
          <w:rStyle w:val="10"/>
          <w:rFonts w:ascii="Times New Roman" w:hAnsi="Times New Roman" w:cs="Times New Roman"/>
          <w:sz w:val="27"/>
          <w:szCs w:val="27"/>
        </w:rPr>
      </w:pPr>
    </w:p>
    <w:p w14:paraId="3C34EF22">
      <w:pPr>
        <w:overflowPunct w:val="0"/>
        <w:adjustRightInd w:val="0"/>
        <w:snapToGrid w:val="0"/>
        <w:spacing w:after="156" w:afterLines="50" w:line="600" w:lineRule="exact"/>
        <w:jc w:val="center"/>
        <w:rPr>
          <w:del w:id="2615" w:author="格格 刘" w:date="2024-07-16T16:21:00Z"/>
          <w:rFonts w:ascii="Times New Roman" w:hAnsi="Times New Roman" w:eastAsia="方正黑体_GBK"/>
          <w:sz w:val="32"/>
          <w:szCs w:val="32"/>
        </w:rPr>
      </w:pPr>
      <w:del w:id="2616" w:author="格格 刘" w:date="2024-07-16T16:21:00Z">
        <w:r>
          <w:rPr>
            <w:rFonts w:ascii="Times New Roman" w:hAnsi="Times New Roman" w:eastAsia="方正黑体_GBK"/>
            <w:sz w:val="32"/>
            <w:szCs w:val="32"/>
          </w:rPr>
          <w:delText>第六章 章程的修改程序</w:delText>
        </w:r>
      </w:del>
    </w:p>
    <w:p w14:paraId="56A8ED48">
      <w:pPr>
        <w:overflowPunct w:val="0"/>
        <w:adjustRightInd w:val="0"/>
        <w:snapToGrid w:val="0"/>
        <w:spacing w:line="600" w:lineRule="exact"/>
        <w:jc w:val="left"/>
        <w:rPr>
          <w:del w:id="2617" w:author="格格 刘" w:date="2024-07-16T16:21:00Z"/>
          <w:rFonts w:ascii="Times New Roman" w:hAnsi="Times New Roman" w:eastAsia="方正仿宋_GBK"/>
          <w:sz w:val="32"/>
          <w:szCs w:val="32"/>
        </w:rPr>
      </w:pPr>
      <w:del w:id="2618" w:author="格格 刘" w:date="2024-07-16T16:21:00Z">
        <w:r>
          <w:rPr>
            <w:rFonts w:ascii="Times New Roman" w:hAnsi="Times New Roman" w:eastAsia="黑体"/>
            <w:sz w:val="32"/>
            <w:szCs w:val="32"/>
          </w:rPr>
          <w:delText xml:space="preserve">    第五十七条 </w:delText>
        </w:r>
      </w:del>
      <w:del w:id="2619" w:author="格格 刘" w:date="2024-07-16T16:21:00Z">
        <w:r>
          <w:rPr>
            <w:rFonts w:ascii="Times New Roman" w:hAnsi="Times New Roman" w:eastAsia="方正仿宋_GBK"/>
            <w:sz w:val="32"/>
            <w:szCs w:val="32"/>
          </w:rPr>
          <w:delText>对本团体章程的修改，由理事会表决通过，报登记管理机关预审后，提交会员大会（或会员代表大会）审议。</w:delText>
        </w:r>
      </w:del>
    </w:p>
    <w:p w14:paraId="5F54BA14">
      <w:pPr>
        <w:overflowPunct w:val="0"/>
        <w:adjustRightInd w:val="0"/>
        <w:snapToGrid w:val="0"/>
        <w:spacing w:line="600" w:lineRule="exact"/>
        <w:ind w:firstLine="640" w:firstLineChars="200"/>
        <w:rPr>
          <w:del w:id="2620" w:author="格格 刘" w:date="2024-07-16T16:21:00Z"/>
          <w:rFonts w:ascii="Times New Roman" w:hAnsi="Times New Roman" w:eastAsia="方正仿宋_GBK"/>
          <w:sz w:val="32"/>
          <w:szCs w:val="32"/>
        </w:rPr>
      </w:pPr>
      <w:del w:id="2621" w:author="格格 刘" w:date="2024-07-16T16:21:00Z">
        <w:r>
          <w:rPr>
            <w:rFonts w:ascii="Times New Roman" w:hAnsi="Times New Roman" w:eastAsia="黑体"/>
            <w:sz w:val="32"/>
            <w:szCs w:val="32"/>
          </w:rPr>
          <w:delText xml:space="preserve">第五十八条 </w:delText>
        </w:r>
      </w:del>
      <w:del w:id="2622" w:author="格格 刘" w:date="2024-07-16T16:21:00Z">
        <w:r>
          <w:rPr>
            <w:rFonts w:ascii="Times New Roman" w:hAnsi="Times New Roman" w:eastAsia="方正仿宋_GBK"/>
            <w:sz w:val="32"/>
            <w:szCs w:val="32"/>
          </w:rPr>
          <w:delText>本团体修改的章程，经会员大会（或会员代表大会）到会会员（代表）2/3以上表决通过后15日内，经业务主管单位审查同意后，报登记管理机关核准。登记管理机关核准日期为章程的生效日期。</w:delText>
        </w:r>
      </w:del>
      <w:del w:id="2623" w:author="格格 刘" w:date="2024-07-16T16:21:00Z">
        <w:r>
          <w:rPr>
            <w:rFonts w:ascii="Times New Roman" w:hAnsi="Times New Roman" w:eastAsia="仿宋_GB2312"/>
            <w:sz w:val="32"/>
            <w:szCs w:val="32"/>
          </w:rPr>
          <w:delText>【</w:delText>
        </w:r>
      </w:del>
      <w:del w:id="2624" w:author="格格 刘" w:date="2024-07-16T16:21:00Z">
        <w:r>
          <w:rPr>
            <w:rFonts w:ascii="Times New Roman" w:hAnsi="Times New Roman" w:eastAsia="方正楷体_GBK"/>
            <w:sz w:val="32"/>
            <w:szCs w:val="32"/>
          </w:rPr>
          <w:delText>已脱钩和直接登记的社会团体，将此条中“经业务主管单位审查同意后”删除。</w:delText>
        </w:r>
      </w:del>
      <w:del w:id="2625" w:author="格格 刘" w:date="2024-07-16T16:21:00Z">
        <w:r>
          <w:rPr>
            <w:rFonts w:ascii="Times New Roman" w:hAnsi="Times New Roman" w:eastAsia="仿宋_GB2312"/>
            <w:sz w:val="32"/>
            <w:szCs w:val="32"/>
          </w:rPr>
          <w:delText>】</w:delText>
        </w:r>
      </w:del>
    </w:p>
    <w:p w14:paraId="336BE351">
      <w:pPr>
        <w:overflowPunct w:val="0"/>
        <w:adjustRightInd w:val="0"/>
        <w:snapToGrid w:val="0"/>
        <w:spacing w:line="600" w:lineRule="exact"/>
        <w:jc w:val="left"/>
        <w:rPr>
          <w:del w:id="2626" w:author="格格 刘" w:date="2024-07-16T16:21:00Z"/>
          <w:rFonts w:ascii="Times New Roman" w:hAnsi="Times New Roman" w:eastAsia="方正仿宋_GBK"/>
          <w:sz w:val="32"/>
          <w:szCs w:val="32"/>
        </w:rPr>
      </w:pPr>
    </w:p>
    <w:p w14:paraId="7A2D9BD0">
      <w:pPr>
        <w:overflowPunct w:val="0"/>
        <w:adjustRightInd w:val="0"/>
        <w:snapToGrid w:val="0"/>
        <w:spacing w:line="600" w:lineRule="exact"/>
        <w:ind w:firstLine="640" w:firstLineChars="200"/>
        <w:jc w:val="center"/>
        <w:rPr>
          <w:del w:id="2627" w:author="格格 刘" w:date="2024-07-16T16:21:00Z"/>
          <w:rFonts w:ascii="Times New Roman" w:hAnsi="Times New Roman" w:eastAsia="方正黑体_GBK"/>
          <w:sz w:val="32"/>
          <w:szCs w:val="32"/>
        </w:rPr>
      </w:pPr>
    </w:p>
    <w:p w14:paraId="415B9058">
      <w:pPr>
        <w:overflowPunct w:val="0"/>
        <w:adjustRightInd w:val="0"/>
        <w:snapToGrid w:val="0"/>
        <w:spacing w:after="156" w:afterLines="50" w:line="600" w:lineRule="exact"/>
        <w:jc w:val="center"/>
        <w:rPr>
          <w:del w:id="2628" w:author="格格 刘" w:date="2024-07-16T16:21:00Z"/>
          <w:rFonts w:ascii="Times New Roman" w:hAnsi="Times New Roman" w:eastAsia="方正黑体_GBK"/>
          <w:sz w:val="32"/>
          <w:szCs w:val="32"/>
        </w:rPr>
      </w:pPr>
      <w:del w:id="2629" w:author="格格 刘" w:date="2024-07-16T16:21:00Z">
        <w:r>
          <w:rPr>
            <w:rFonts w:ascii="Times New Roman" w:hAnsi="Times New Roman" w:eastAsia="方正黑体_GBK"/>
            <w:sz w:val="32"/>
            <w:szCs w:val="32"/>
          </w:rPr>
          <w:delText>第七章  终止和剩余财产处理</w:delText>
        </w:r>
      </w:del>
    </w:p>
    <w:p w14:paraId="30981393">
      <w:pPr>
        <w:overflowPunct w:val="0"/>
        <w:ind w:firstLine="640" w:firstLineChars="200"/>
        <w:rPr>
          <w:del w:id="2630" w:author="格格 刘" w:date="2024-07-16T16:21:00Z"/>
          <w:rFonts w:ascii="Times New Roman" w:hAnsi="Times New Roman" w:eastAsia="方正仿宋_GBK"/>
          <w:sz w:val="32"/>
          <w:szCs w:val="32"/>
        </w:rPr>
      </w:pPr>
      <w:del w:id="2631" w:author="格格 刘" w:date="2024-07-16T16:21:00Z">
        <w:r>
          <w:rPr>
            <w:rFonts w:ascii="Times New Roman" w:hAnsi="Times New Roman" w:eastAsia="黑体"/>
            <w:sz w:val="32"/>
            <w:szCs w:val="32"/>
          </w:rPr>
          <w:delText>第五十九条</w:delText>
        </w:r>
      </w:del>
      <w:del w:id="2632" w:author="格格 刘" w:date="2024-07-16T16:21:00Z">
        <w:r>
          <w:rPr>
            <w:rFonts w:ascii="Times New Roman" w:hAnsi="Times New Roman" w:eastAsia="仿宋_GB2312"/>
            <w:sz w:val="32"/>
            <w:szCs w:val="32"/>
          </w:rPr>
          <w:delText xml:space="preserve"> </w:delText>
        </w:r>
      </w:del>
      <w:del w:id="2633" w:author="格格 刘" w:date="2024-07-16T16:21:00Z">
        <w:r>
          <w:rPr>
            <w:rFonts w:ascii="Times New Roman" w:hAnsi="Times New Roman" w:eastAsia="方正仿宋_GBK"/>
            <w:sz w:val="32"/>
            <w:szCs w:val="32"/>
          </w:rPr>
          <w:delText>本团体有以下情形之一，应当终止：</w:delText>
        </w:r>
      </w:del>
    </w:p>
    <w:p w14:paraId="2DF2DF55">
      <w:pPr>
        <w:overflowPunct w:val="0"/>
        <w:ind w:firstLine="640" w:firstLineChars="200"/>
        <w:rPr>
          <w:del w:id="2634" w:author="格格 刘" w:date="2024-07-16T16:21:00Z"/>
          <w:rFonts w:ascii="Times New Roman" w:hAnsi="Times New Roman" w:eastAsia="方正仿宋_GBK"/>
          <w:sz w:val="32"/>
          <w:szCs w:val="32"/>
        </w:rPr>
      </w:pPr>
      <w:del w:id="2635" w:author="格格 刘" w:date="2024-07-16T16:21:00Z">
        <w:r>
          <w:rPr>
            <w:rFonts w:ascii="Times New Roman" w:hAnsi="Times New Roman" w:eastAsia="方正仿宋_GBK"/>
            <w:sz w:val="32"/>
            <w:szCs w:val="32"/>
          </w:rPr>
          <w:delText>（一）完成章程规定宗旨的；</w:delText>
        </w:r>
      </w:del>
    </w:p>
    <w:p w14:paraId="7B962868">
      <w:pPr>
        <w:overflowPunct w:val="0"/>
        <w:ind w:firstLine="640" w:firstLineChars="200"/>
        <w:rPr>
          <w:del w:id="2636" w:author="格格 刘" w:date="2024-07-16T16:21:00Z"/>
          <w:rFonts w:ascii="Times New Roman" w:hAnsi="Times New Roman" w:eastAsia="方正仿宋_GBK"/>
          <w:sz w:val="32"/>
          <w:szCs w:val="32"/>
        </w:rPr>
      </w:pPr>
      <w:del w:id="2637" w:author="格格 刘" w:date="2024-07-16T16:21:00Z">
        <w:r>
          <w:rPr>
            <w:rFonts w:ascii="Times New Roman" w:hAnsi="Times New Roman" w:eastAsia="方正仿宋_GBK"/>
            <w:sz w:val="32"/>
            <w:szCs w:val="32"/>
          </w:rPr>
          <w:delText>（二）无法按照章程规定的宗旨继续从事公益活动的；</w:delText>
        </w:r>
      </w:del>
    </w:p>
    <w:p w14:paraId="5FA0C3DB">
      <w:pPr>
        <w:overflowPunct w:val="0"/>
        <w:ind w:firstLine="640" w:firstLineChars="200"/>
        <w:rPr>
          <w:del w:id="2638" w:author="格格 刘" w:date="2024-07-16T16:21:00Z"/>
          <w:rFonts w:ascii="Times New Roman" w:hAnsi="Times New Roman" w:eastAsia="方正仿宋_GBK"/>
          <w:sz w:val="32"/>
          <w:szCs w:val="32"/>
        </w:rPr>
      </w:pPr>
      <w:del w:id="2639" w:author="格格 刘" w:date="2024-07-16T16:21:00Z">
        <w:r>
          <w:rPr>
            <w:rFonts w:ascii="Times New Roman" w:hAnsi="Times New Roman" w:eastAsia="方正仿宋_GBK"/>
            <w:sz w:val="32"/>
            <w:szCs w:val="32"/>
          </w:rPr>
          <w:delText>（三）发生分立、合并的；</w:delText>
        </w:r>
      </w:del>
    </w:p>
    <w:p w14:paraId="0E98D882">
      <w:pPr>
        <w:overflowPunct w:val="0"/>
        <w:ind w:firstLine="640" w:firstLineChars="200"/>
        <w:rPr>
          <w:del w:id="2640" w:author="格格 刘" w:date="2024-07-16T16:21:00Z"/>
          <w:rFonts w:ascii="Times New Roman" w:hAnsi="Times New Roman" w:eastAsia="方正仿宋_GBK"/>
          <w:sz w:val="32"/>
          <w:szCs w:val="32"/>
        </w:rPr>
      </w:pPr>
      <w:del w:id="2641" w:author="格格 刘" w:date="2024-07-16T16:21:00Z">
        <w:r>
          <w:rPr>
            <w:rFonts w:ascii="Times New Roman" w:hAnsi="Times New Roman" w:eastAsia="方正仿宋_GBK"/>
            <w:sz w:val="32"/>
            <w:szCs w:val="32"/>
          </w:rPr>
          <w:delText>（四）自行解散的；</w:delText>
        </w:r>
      </w:del>
    </w:p>
    <w:p w14:paraId="6B1E42D9">
      <w:pPr>
        <w:overflowPunct w:val="0"/>
        <w:adjustRightInd w:val="0"/>
        <w:snapToGrid w:val="0"/>
        <w:spacing w:line="600" w:lineRule="exact"/>
        <w:ind w:firstLine="640" w:firstLineChars="200"/>
        <w:rPr>
          <w:del w:id="2642" w:author="格格 刘" w:date="2024-07-16T16:21:00Z"/>
          <w:rFonts w:ascii="Times New Roman" w:hAnsi="Times New Roman" w:eastAsia="仿宋_GB2312"/>
          <w:sz w:val="32"/>
          <w:szCs w:val="32"/>
        </w:rPr>
      </w:pPr>
      <w:del w:id="2643" w:author="格格 刘" w:date="2024-07-16T16:21:00Z">
        <w:r>
          <w:rPr>
            <w:rFonts w:ascii="Times New Roman" w:hAnsi="Times New Roman" w:eastAsia="方正仿宋_GBK"/>
            <w:sz w:val="32"/>
            <w:szCs w:val="32"/>
          </w:rPr>
          <w:delText>（…）</w:delText>
        </w:r>
      </w:del>
      <w:del w:id="2644" w:author="格格 刘" w:date="2024-07-16T16:21:00Z">
        <w:r>
          <w:rPr>
            <w:rFonts w:ascii="Times New Roman" w:hAnsi="Times New Roman"/>
            <w:sz w:val="32"/>
            <w:szCs w:val="32"/>
            <w:u w:val="single"/>
          </w:rPr>
          <w:delText xml:space="preserve">               </w:delText>
        </w:r>
      </w:del>
      <w:del w:id="2645" w:author="格格 刘" w:date="2024-07-16T16:21:00Z">
        <w:r>
          <w:rPr>
            <w:rFonts w:ascii="Times New Roman" w:hAnsi="Times New Roman" w:eastAsia="方正仿宋_GBK"/>
            <w:sz w:val="32"/>
            <w:szCs w:val="32"/>
          </w:rPr>
          <w:delText>。</w:delText>
        </w:r>
      </w:del>
    </w:p>
    <w:p w14:paraId="28C8865F">
      <w:pPr>
        <w:overflowPunct w:val="0"/>
        <w:adjustRightInd w:val="0"/>
        <w:snapToGrid w:val="0"/>
        <w:spacing w:line="600" w:lineRule="exact"/>
        <w:ind w:firstLine="640" w:firstLineChars="200"/>
        <w:rPr>
          <w:del w:id="2646" w:author="格格 刘" w:date="2024-07-16T16:21:00Z"/>
          <w:rFonts w:ascii="Times New Roman" w:hAnsi="Times New Roman" w:eastAsia="方正仿宋_GBK"/>
          <w:sz w:val="32"/>
          <w:szCs w:val="32"/>
        </w:rPr>
      </w:pPr>
      <w:del w:id="2647" w:author="格格 刘" w:date="2024-07-16T16:21:00Z">
        <w:r>
          <w:rPr>
            <w:rFonts w:ascii="Times New Roman" w:hAnsi="Times New Roman" w:eastAsia="黑体"/>
            <w:sz w:val="32"/>
            <w:szCs w:val="32"/>
          </w:rPr>
          <w:delText>第六十条</w:delText>
        </w:r>
      </w:del>
      <w:del w:id="2648" w:author="格格 刘" w:date="2024-07-16T16:21:00Z">
        <w:r>
          <w:rPr>
            <w:rFonts w:ascii="Times New Roman" w:hAnsi="Times New Roman" w:eastAsia="仿宋_GB2312"/>
            <w:sz w:val="32"/>
            <w:szCs w:val="32"/>
          </w:rPr>
          <w:delText xml:space="preserve"> </w:delText>
        </w:r>
      </w:del>
      <w:del w:id="2649" w:author="格格 刘" w:date="2024-07-16T16:21:00Z">
        <w:r>
          <w:rPr>
            <w:rFonts w:ascii="Times New Roman" w:hAnsi="Times New Roman" w:eastAsia="方正仿宋_GBK"/>
            <w:sz w:val="32"/>
            <w:szCs w:val="32"/>
          </w:rPr>
          <w:delText>本团体终止，应当由理事会提出终止动议，经会员大会（或会员代表大会）表决通过，经业务主管单位同意后，报登记管理机关审查。</w:delText>
        </w:r>
      </w:del>
      <w:del w:id="2650" w:author="格格 刘" w:date="2024-07-16T16:21:00Z">
        <w:r>
          <w:rPr>
            <w:rFonts w:ascii="Times New Roman" w:hAnsi="Times New Roman" w:eastAsia="仿宋_GB2312"/>
            <w:sz w:val="32"/>
            <w:szCs w:val="32"/>
          </w:rPr>
          <w:delText>【</w:delText>
        </w:r>
      </w:del>
      <w:del w:id="2651" w:author="格格 刘" w:date="2024-07-16T16:21:00Z">
        <w:r>
          <w:rPr>
            <w:rFonts w:ascii="Times New Roman" w:hAnsi="Times New Roman" w:eastAsia="方正楷体_GBK"/>
            <w:sz w:val="32"/>
            <w:szCs w:val="32"/>
          </w:rPr>
          <w:delText>已脱钩和直接登记的社会团体，将此条中“经业务主管单位同意”替换为“征求行业管理部门及其他相关部门意见”。</w:delText>
        </w:r>
      </w:del>
      <w:del w:id="2652" w:author="格格 刘" w:date="2024-07-16T16:21:00Z">
        <w:r>
          <w:rPr>
            <w:rFonts w:ascii="Times New Roman" w:hAnsi="Times New Roman" w:eastAsia="仿宋_GB2312"/>
            <w:sz w:val="32"/>
            <w:szCs w:val="32"/>
          </w:rPr>
          <w:delText>】</w:delText>
        </w:r>
      </w:del>
    </w:p>
    <w:p w14:paraId="66677EA1">
      <w:pPr>
        <w:overflowPunct w:val="0"/>
        <w:adjustRightInd w:val="0"/>
        <w:snapToGrid w:val="0"/>
        <w:spacing w:line="600" w:lineRule="exact"/>
        <w:ind w:firstLine="640" w:firstLineChars="200"/>
        <w:rPr>
          <w:del w:id="2653" w:author="格格 刘" w:date="2024-07-16T16:21:00Z"/>
          <w:rFonts w:ascii="Times New Roman" w:hAnsi="Times New Roman" w:eastAsia="方正仿宋_GBK"/>
          <w:sz w:val="32"/>
          <w:szCs w:val="32"/>
        </w:rPr>
      </w:pPr>
      <w:del w:id="2654" w:author="格格 刘" w:date="2024-07-16T16:21:00Z">
        <w:r>
          <w:rPr>
            <w:rFonts w:ascii="Times New Roman" w:hAnsi="Times New Roman" w:eastAsia="黑体"/>
            <w:sz w:val="32"/>
            <w:szCs w:val="32"/>
          </w:rPr>
          <w:delText xml:space="preserve">第六十一条 </w:delText>
        </w:r>
      </w:del>
      <w:del w:id="2655" w:author="格格 刘" w:date="2024-07-16T16:21:00Z">
        <w:r>
          <w:rPr>
            <w:rFonts w:ascii="Times New Roman" w:hAnsi="Times New Roman" w:eastAsia="方正仿宋_GBK"/>
            <w:sz w:val="32"/>
            <w:szCs w:val="32"/>
          </w:rPr>
          <w:delText>本团体终止前，须在业务主管单位指导下，由理事会确定的人员组成清算组，负责清理债权债务，处理善后事宜。清算期间，不开展清算以外的活动。</w:delText>
        </w:r>
      </w:del>
      <w:del w:id="2656" w:author="格格 刘" w:date="2024-07-16T16:21:00Z">
        <w:r>
          <w:rPr>
            <w:rFonts w:ascii="Times New Roman" w:hAnsi="Times New Roman" w:eastAsia="仿宋_GB2312"/>
            <w:sz w:val="32"/>
            <w:szCs w:val="32"/>
          </w:rPr>
          <w:delText>【</w:delText>
        </w:r>
      </w:del>
      <w:del w:id="2657" w:author="格格 刘" w:date="2024-07-16T16:21:00Z">
        <w:r>
          <w:rPr>
            <w:rFonts w:ascii="Times New Roman" w:hAnsi="Times New Roman" w:eastAsia="方正楷体_GBK"/>
            <w:sz w:val="32"/>
            <w:szCs w:val="32"/>
          </w:rPr>
          <w:delText>已脱钩和直接登记的社会团体，将此条中“在业务主管单位指导下”替换为“在行业管理部门及其他相关部门指导下”。</w:delText>
        </w:r>
      </w:del>
      <w:del w:id="2658" w:author="格格 刘" w:date="2024-07-16T16:21:00Z">
        <w:r>
          <w:rPr>
            <w:rFonts w:ascii="Times New Roman" w:hAnsi="Times New Roman" w:eastAsia="仿宋_GB2312"/>
            <w:sz w:val="32"/>
            <w:szCs w:val="32"/>
          </w:rPr>
          <w:delText>】</w:delText>
        </w:r>
      </w:del>
    </w:p>
    <w:p w14:paraId="2933E814">
      <w:pPr>
        <w:overflowPunct w:val="0"/>
        <w:adjustRightInd w:val="0"/>
        <w:snapToGrid w:val="0"/>
        <w:spacing w:line="600" w:lineRule="exact"/>
        <w:ind w:firstLine="640" w:firstLineChars="200"/>
        <w:rPr>
          <w:del w:id="2659" w:author="格格 刘" w:date="2024-07-16T16:21:00Z"/>
          <w:rFonts w:ascii="Times New Roman" w:hAnsi="Times New Roman" w:eastAsia="仿宋_GB2312"/>
          <w:sz w:val="32"/>
          <w:szCs w:val="32"/>
        </w:rPr>
      </w:pPr>
      <w:del w:id="2660" w:author="格格 刘" w:date="2024-07-16T16:21:00Z">
        <w:r>
          <w:rPr>
            <w:rFonts w:ascii="Times New Roman" w:hAnsi="Times New Roman" w:eastAsia="黑体"/>
            <w:sz w:val="32"/>
            <w:szCs w:val="32"/>
          </w:rPr>
          <w:delText>第六十二条</w:delText>
        </w:r>
      </w:del>
      <w:del w:id="2661" w:author="格格 刘" w:date="2024-07-16T16:21:00Z">
        <w:r>
          <w:rPr>
            <w:rFonts w:ascii="Times New Roman" w:hAnsi="Times New Roman" w:eastAsia="仿宋_GB2312"/>
            <w:sz w:val="32"/>
            <w:szCs w:val="32"/>
          </w:rPr>
          <w:delText xml:space="preserve"> </w:delText>
        </w:r>
      </w:del>
      <w:del w:id="2662" w:author="格格 刘" w:date="2024-07-16T16:21:00Z">
        <w:r>
          <w:rPr>
            <w:rFonts w:ascii="Times New Roman" w:hAnsi="Times New Roman" w:eastAsia="方正仿宋_GBK"/>
            <w:sz w:val="32"/>
            <w:szCs w:val="32"/>
          </w:rPr>
          <w:delText>本团体完成清算工作后，应当向登记管理机关申请办理注销登记手续。</w:delText>
        </w:r>
      </w:del>
    </w:p>
    <w:p w14:paraId="67E2F62E">
      <w:pPr>
        <w:overflowPunct w:val="0"/>
        <w:adjustRightInd w:val="0"/>
        <w:snapToGrid w:val="0"/>
        <w:spacing w:line="600" w:lineRule="exact"/>
        <w:ind w:firstLine="640" w:firstLineChars="200"/>
        <w:rPr>
          <w:del w:id="2663" w:author="格格 刘" w:date="2024-07-16T16:21:00Z"/>
          <w:rFonts w:ascii="Times New Roman" w:hAnsi="Times New Roman" w:eastAsia="方正仿宋_GBK"/>
          <w:sz w:val="32"/>
          <w:szCs w:val="32"/>
        </w:rPr>
      </w:pPr>
      <w:del w:id="2664" w:author="格格 刘" w:date="2024-07-16T16:21:00Z">
        <w:r>
          <w:rPr>
            <w:rFonts w:ascii="Times New Roman" w:hAnsi="Times New Roman" w:eastAsia="黑体"/>
            <w:sz w:val="32"/>
            <w:szCs w:val="32"/>
          </w:rPr>
          <w:delText>第六十三条</w:delText>
        </w:r>
      </w:del>
      <w:del w:id="2665" w:author="格格 刘" w:date="2024-07-16T16:21:00Z">
        <w:r>
          <w:rPr>
            <w:rFonts w:ascii="Times New Roman" w:hAnsi="Times New Roman" w:eastAsia="仿宋_GB2312"/>
            <w:sz w:val="32"/>
            <w:szCs w:val="32"/>
          </w:rPr>
          <w:delText xml:space="preserve"> </w:delText>
        </w:r>
      </w:del>
      <w:del w:id="2666" w:author="格格 刘" w:date="2024-07-16T16:21:00Z">
        <w:r>
          <w:rPr>
            <w:rFonts w:ascii="Times New Roman" w:hAnsi="Times New Roman" w:eastAsia="方正仿宋_GBK"/>
            <w:sz w:val="32"/>
            <w:szCs w:val="32"/>
          </w:rPr>
          <w:delText>本团体终止后的剩余财产，在业务主管单位和登记管理机关的共同监督下，按照国家有关规定，用于发展与本团体宗旨相关的事业。</w:delText>
        </w:r>
      </w:del>
      <w:del w:id="2667" w:author="格格 刘" w:date="2024-07-16T16:21:00Z">
        <w:r>
          <w:rPr>
            <w:rFonts w:ascii="Times New Roman" w:hAnsi="Times New Roman" w:eastAsia="仿宋_GB2312"/>
            <w:sz w:val="32"/>
            <w:szCs w:val="32"/>
          </w:rPr>
          <w:delText>【</w:delText>
        </w:r>
      </w:del>
      <w:del w:id="2668" w:author="格格 刘" w:date="2024-07-16T16:21:00Z">
        <w:r>
          <w:rPr>
            <w:rFonts w:ascii="Times New Roman" w:hAnsi="Times New Roman" w:eastAsia="方正楷体_GBK"/>
            <w:sz w:val="32"/>
            <w:szCs w:val="32"/>
          </w:rPr>
          <w:delText>已脱钩和直接登记的社会团体，将此条中“在业务主管单位和登记管理机关的共同监督下”替换为“在行业管理部门、登记管理机关及其他相关部门的共同监督下”。</w:delText>
        </w:r>
      </w:del>
      <w:del w:id="2669" w:author="格格 刘" w:date="2024-07-16T16:21:00Z">
        <w:r>
          <w:rPr>
            <w:rFonts w:ascii="Times New Roman" w:hAnsi="Times New Roman" w:eastAsia="仿宋_GB2312"/>
            <w:sz w:val="32"/>
            <w:szCs w:val="32"/>
          </w:rPr>
          <w:delText>】</w:delText>
        </w:r>
      </w:del>
    </w:p>
    <w:p w14:paraId="3EEED207">
      <w:pPr>
        <w:overflowPunct w:val="0"/>
        <w:adjustRightInd w:val="0"/>
        <w:snapToGrid w:val="0"/>
        <w:spacing w:line="600" w:lineRule="exact"/>
        <w:ind w:firstLine="640" w:firstLineChars="200"/>
        <w:jc w:val="center"/>
        <w:rPr>
          <w:del w:id="2670" w:author="格格 刘" w:date="2024-07-16T16:21:00Z"/>
          <w:rFonts w:ascii="Times New Roman" w:hAnsi="Times New Roman" w:eastAsia="方正黑体_GBK"/>
          <w:sz w:val="32"/>
          <w:szCs w:val="32"/>
        </w:rPr>
      </w:pPr>
    </w:p>
    <w:p w14:paraId="1ADF0CC5">
      <w:pPr>
        <w:overflowPunct w:val="0"/>
        <w:adjustRightInd w:val="0"/>
        <w:snapToGrid w:val="0"/>
        <w:spacing w:after="156" w:afterLines="50" w:line="600" w:lineRule="exact"/>
        <w:jc w:val="center"/>
        <w:rPr>
          <w:del w:id="2671" w:author="格格 刘" w:date="2024-07-16T16:21:00Z"/>
          <w:rFonts w:ascii="Times New Roman" w:hAnsi="Times New Roman" w:eastAsia="方正黑体_GBK"/>
          <w:sz w:val="32"/>
          <w:szCs w:val="32"/>
        </w:rPr>
      </w:pPr>
      <w:del w:id="2672" w:author="格格 刘" w:date="2024-07-16T16:21:00Z">
        <w:r>
          <w:rPr>
            <w:rFonts w:ascii="Times New Roman" w:hAnsi="Times New Roman" w:eastAsia="方正黑体_GBK"/>
            <w:sz w:val="32"/>
            <w:szCs w:val="32"/>
          </w:rPr>
          <w:delText>第八章  附  则</w:delText>
        </w:r>
      </w:del>
    </w:p>
    <w:p w14:paraId="4CD7FD61">
      <w:pPr>
        <w:overflowPunct w:val="0"/>
        <w:adjustRightInd w:val="0"/>
        <w:snapToGrid w:val="0"/>
        <w:spacing w:line="600" w:lineRule="exact"/>
        <w:ind w:firstLine="640" w:firstLineChars="200"/>
        <w:rPr>
          <w:del w:id="2673" w:author="格格 刘" w:date="2024-07-16T16:21:00Z"/>
          <w:rFonts w:ascii="Times New Roman" w:hAnsi="Times New Roman" w:eastAsia="仿宋_GB2312"/>
          <w:sz w:val="32"/>
          <w:szCs w:val="32"/>
        </w:rPr>
      </w:pPr>
      <w:del w:id="2674" w:author="格格 刘" w:date="2024-07-16T16:21:00Z">
        <w:r>
          <w:rPr>
            <w:rFonts w:ascii="Times New Roman" w:hAnsi="Times New Roman" w:eastAsia="黑体"/>
            <w:sz w:val="32"/>
            <w:szCs w:val="32"/>
          </w:rPr>
          <w:delText>第六十四条</w:delText>
        </w:r>
      </w:del>
      <w:del w:id="2675" w:author="格格 刘" w:date="2024-07-16T16:21:00Z">
        <w:r>
          <w:rPr>
            <w:rFonts w:ascii="Times New Roman" w:hAnsi="Times New Roman" w:eastAsia="仿宋_GB2312"/>
            <w:sz w:val="32"/>
            <w:szCs w:val="32"/>
          </w:rPr>
          <w:delText xml:space="preserve"> </w:delText>
        </w:r>
      </w:del>
      <w:del w:id="2676" w:author="格格 刘" w:date="2024-07-16T16:21:00Z">
        <w:r>
          <w:rPr>
            <w:rFonts w:ascii="Times New Roman" w:hAnsi="Times New Roman" w:eastAsia="方正仿宋_GBK"/>
            <w:sz w:val="32"/>
            <w:szCs w:val="32"/>
          </w:rPr>
          <w:delText>本章程经</w:delText>
        </w:r>
      </w:del>
      <w:del w:id="2677" w:author="格格 刘" w:date="2024-07-16T16:21:00Z">
        <w:r>
          <w:rPr>
            <w:rFonts w:ascii="Times New Roman" w:hAnsi="Times New Roman" w:eastAsia="方正仿宋_GBK"/>
            <w:sz w:val="32"/>
            <w:szCs w:val="32"/>
            <w:u w:val="single"/>
          </w:rPr>
          <w:delText xml:space="preserve">    </w:delText>
        </w:r>
      </w:del>
      <w:del w:id="2678" w:author="格格 刘" w:date="2024-07-16T16:21:00Z">
        <w:r>
          <w:rPr>
            <w:rFonts w:ascii="Times New Roman" w:hAnsi="Times New Roman" w:eastAsia="方正仿宋_GBK"/>
            <w:sz w:val="32"/>
            <w:szCs w:val="32"/>
          </w:rPr>
          <w:delText>年</w:delText>
        </w:r>
      </w:del>
      <w:del w:id="2679" w:author="格格 刘" w:date="2024-07-16T16:21:00Z">
        <w:r>
          <w:rPr>
            <w:rFonts w:ascii="Times New Roman" w:hAnsi="Times New Roman" w:eastAsia="方正仿宋_GBK"/>
            <w:sz w:val="32"/>
            <w:szCs w:val="32"/>
            <w:u w:val="single"/>
          </w:rPr>
          <w:delText xml:space="preserve">    </w:delText>
        </w:r>
      </w:del>
      <w:del w:id="2680" w:author="格格 刘" w:date="2024-07-16T16:21:00Z">
        <w:r>
          <w:rPr>
            <w:rFonts w:ascii="Times New Roman" w:hAnsi="Times New Roman" w:eastAsia="方正仿宋_GBK"/>
            <w:sz w:val="32"/>
            <w:szCs w:val="32"/>
          </w:rPr>
          <w:delText>月</w:delText>
        </w:r>
      </w:del>
      <w:del w:id="2681" w:author="格格 刘" w:date="2024-07-16T16:21:00Z">
        <w:r>
          <w:rPr>
            <w:rFonts w:ascii="Times New Roman" w:hAnsi="Times New Roman" w:eastAsia="方正仿宋_GBK"/>
            <w:sz w:val="32"/>
            <w:szCs w:val="32"/>
            <w:u w:val="single"/>
          </w:rPr>
          <w:delText xml:space="preserve">    </w:delText>
        </w:r>
      </w:del>
      <w:del w:id="2682" w:author="格格 刘" w:date="2024-07-16T16:21:00Z">
        <w:r>
          <w:rPr>
            <w:rFonts w:ascii="Times New Roman" w:hAnsi="Times New Roman" w:eastAsia="方正仿宋_GBK"/>
            <w:sz w:val="32"/>
            <w:szCs w:val="32"/>
          </w:rPr>
          <w:delText>日第</w:delText>
        </w:r>
      </w:del>
      <w:del w:id="2683" w:author="格格 刘" w:date="2024-07-16T16:21:00Z">
        <w:r>
          <w:rPr>
            <w:rFonts w:ascii="Times New Roman" w:hAnsi="Times New Roman" w:eastAsia="方正仿宋_GBK"/>
            <w:sz w:val="32"/>
            <w:szCs w:val="32"/>
            <w:u w:val="single"/>
          </w:rPr>
          <w:delText xml:space="preserve">   </w:delText>
        </w:r>
      </w:del>
      <w:del w:id="2684" w:author="格格 刘" w:date="2024-07-16T16:21:00Z">
        <w:r>
          <w:rPr>
            <w:rFonts w:ascii="Times New Roman" w:hAnsi="Times New Roman" w:eastAsia="方正仿宋_GBK"/>
            <w:sz w:val="32"/>
            <w:szCs w:val="32"/>
          </w:rPr>
          <w:delText>次会员大会表决通过。【</w:delText>
        </w:r>
      </w:del>
      <w:del w:id="2685" w:author="格格 刘" w:date="2024-07-16T16:21:00Z">
        <w:r>
          <w:rPr>
            <w:rFonts w:ascii="Times New Roman" w:hAnsi="Times New Roman" w:eastAsia="方正楷体_GBK"/>
            <w:sz w:val="32"/>
            <w:szCs w:val="32"/>
          </w:rPr>
          <w:delText>适用于会员大会</w:delText>
        </w:r>
      </w:del>
      <w:del w:id="2686" w:author="格格 刘" w:date="2024-07-16T16:21:00Z">
        <w:r>
          <w:rPr>
            <w:rFonts w:ascii="Times New Roman" w:hAnsi="Times New Roman" w:eastAsia="仿宋_GB2312"/>
            <w:sz w:val="32"/>
            <w:szCs w:val="32"/>
          </w:rPr>
          <w:delText>】</w:delText>
        </w:r>
      </w:del>
    </w:p>
    <w:p w14:paraId="68192840">
      <w:pPr>
        <w:overflowPunct w:val="0"/>
        <w:adjustRightInd w:val="0"/>
        <w:snapToGrid w:val="0"/>
        <w:spacing w:line="600" w:lineRule="exact"/>
        <w:ind w:firstLine="640" w:firstLineChars="200"/>
        <w:rPr>
          <w:del w:id="2687" w:author="格格 刘" w:date="2024-07-16T16:21:00Z"/>
          <w:rFonts w:ascii="Times New Roman" w:hAnsi="Times New Roman" w:eastAsia="仿宋_GB2312"/>
          <w:sz w:val="32"/>
          <w:szCs w:val="32"/>
        </w:rPr>
      </w:pPr>
      <w:del w:id="2688" w:author="格格 刘" w:date="2024-07-16T16:21:00Z">
        <w:r>
          <w:rPr>
            <w:rFonts w:ascii="Times New Roman" w:hAnsi="Times New Roman" w:eastAsia="方正仿宋_GBK"/>
            <w:sz w:val="32"/>
            <w:szCs w:val="32"/>
          </w:rPr>
          <w:delText>本章程经</w:delText>
        </w:r>
      </w:del>
      <w:del w:id="2689" w:author="格格 刘" w:date="2024-07-16T16:21:00Z">
        <w:r>
          <w:rPr>
            <w:rFonts w:ascii="Times New Roman" w:hAnsi="Times New Roman" w:eastAsia="仿宋_GB2312"/>
            <w:sz w:val="32"/>
            <w:szCs w:val="32"/>
            <w:u w:val="single"/>
          </w:rPr>
          <w:delText xml:space="preserve">    </w:delText>
        </w:r>
      </w:del>
      <w:del w:id="2690" w:author="格格 刘" w:date="2024-07-16T16:21:00Z">
        <w:r>
          <w:rPr>
            <w:rFonts w:ascii="Times New Roman" w:hAnsi="Times New Roman" w:eastAsia="方正仿宋_GBK"/>
            <w:sz w:val="32"/>
            <w:szCs w:val="32"/>
          </w:rPr>
          <w:delText>年</w:delText>
        </w:r>
      </w:del>
      <w:del w:id="2691" w:author="格格 刘" w:date="2024-07-16T16:21:00Z">
        <w:r>
          <w:rPr>
            <w:rFonts w:ascii="Times New Roman" w:hAnsi="Times New Roman" w:eastAsia="仿宋_GB2312"/>
            <w:sz w:val="32"/>
            <w:szCs w:val="32"/>
            <w:u w:val="single"/>
          </w:rPr>
          <w:delText xml:space="preserve">    </w:delText>
        </w:r>
      </w:del>
      <w:del w:id="2692" w:author="格格 刘" w:date="2024-07-16T16:21:00Z">
        <w:r>
          <w:rPr>
            <w:rFonts w:ascii="Times New Roman" w:hAnsi="Times New Roman" w:eastAsia="方正仿宋_GBK"/>
            <w:sz w:val="32"/>
            <w:szCs w:val="32"/>
          </w:rPr>
          <w:delText>月</w:delText>
        </w:r>
      </w:del>
      <w:del w:id="2693" w:author="格格 刘" w:date="2024-07-16T16:21:00Z">
        <w:r>
          <w:rPr>
            <w:rFonts w:ascii="Times New Roman" w:hAnsi="Times New Roman" w:eastAsia="仿宋_GB2312"/>
            <w:sz w:val="32"/>
            <w:szCs w:val="32"/>
            <w:u w:val="single"/>
          </w:rPr>
          <w:delText xml:space="preserve">    </w:delText>
        </w:r>
      </w:del>
      <w:del w:id="2694" w:author="格格 刘" w:date="2024-07-16T16:21:00Z">
        <w:r>
          <w:rPr>
            <w:rFonts w:ascii="Times New Roman" w:hAnsi="Times New Roman" w:eastAsia="方正仿宋_GBK"/>
            <w:sz w:val="32"/>
            <w:szCs w:val="32"/>
          </w:rPr>
          <w:delText>日第</w:delText>
        </w:r>
      </w:del>
      <w:del w:id="2695" w:author="格格 刘" w:date="2024-07-16T16:21:00Z">
        <w:r>
          <w:rPr>
            <w:rFonts w:ascii="Times New Roman" w:hAnsi="Times New Roman" w:eastAsia="仿宋_GB2312"/>
            <w:sz w:val="32"/>
            <w:szCs w:val="32"/>
            <w:u w:val="single"/>
          </w:rPr>
          <w:delText xml:space="preserve">   </w:delText>
        </w:r>
      </w:del>
      <w:del w:id="2696" w:author="格格 刘" w:date="2024-07-16T16:21:00Z">
        <w:r>
          <w:rPr>
            <w:rFonts w:ascii="Times New Roman" w:hAnsi="Times New Roman" w:eastAsia="方正仿宋_GBK"/>
            <w:sz w:val="32"/>
            <w:szCs w:val="32"/>
          </w:rPr>
          <w:delText>届会员代表大会表决通过。</w:delText>
        </w:r>
      </w:del>
      <w:del w:id="2697" w:author="格格 刘" w:date="2024-07-16T16:21:00Z">
        <w:r>
          <w:rPr>
            <w:rFonts w:ascii="Times New Roman" w:hAnsi="Times New Roman" w:eastAsia="仿宋_GB2312"/>
            <w:sz w:val="32"/>
            <w:szCs w:val="32"/>
          </w:rPr>
          <w:delText>【</w:delText>
        </w:r>
      </w:del>
      <w:del w:id="2698" w:author="格格 刘" w:date="2024-07-16T16:21:00Z">
        <w:r>
          <w:rPr>
            <w:rFonts w:ascii="Times New Roman" w:hAnsi="Times New Roman" w:eastAsia="方正楷体_GBK"/>
            <w:sz w:val="32"/>
            <w:szCs w:val="32"/>
          </w:rPr>
          <w:delText>适用于会员代表大会</w:delText>
        </w:r>
      </w:del>
      <w:del w:id="2699" w:author="格格 刘" w:date="2024-07-16T16:21:00Z">
        <w:r>
          <w:rPr>
            <w:rFonts w:ascii="Times New Roman" w:hAnsi="Times New Roman" w:eastAsia="仿宋_GB2312"/>
            <w:sz w:val="32"/>
            <w:szCs w:val="32"/>
          </w:rPr>
          <w:delText>】</w:delText>
        </w:r>
      </w:del>
    </w:p>
    <w:p w14:paraId="165A8B0C">
      <w:pPr>
        <w:overflowPunct w:val="0"/>
        <w:adjustRightInd w:val="0"/>
        <w:snapToGrid w:val="0"/>
        <w:spacing w:line="600" w:lineRule="exact"/>
        <w:ind w:firstLine="640" w:firstLineChars="200"/>
        <w:rPr>
          <w:del w:id="2700" w:author="格格 刘" w:date="2024-07-16T16:21:00Z"/>
          <w:rFonts w:ascii="Times New Roman" w:hAnsi="Times New Roman" w:eastAsia="方正仿宋_GBK"/>
          <w:sz w:val="32"/>
          <w:szCs w:val="32"/>
        </w:rPr>
      </w:pPr>
      <w:del w:id="2701" w:author="格格 刘" w:date="2024-07-16T16:21:00Z">
        <w:r>
          <w:rPr>
            <w:rFonts w:ascii="Times New Roman" w:hAnsi="Times New Roman" w:eastAsia="黑体"/>
            <w:sz w:val="32"/>
            <w:szCs w:val="32"/>
          </w:rPr>
          <w:delText>第六十五条</w:delText>
        </w:r>
      </w:del>
      <w:del w:id="2702" w:author="格格 刘" w:date="2024-07-16T16:21:00Z">
        <w:r>
          <w:rPr>
            <w:rFonts w:ascii="Times New Roman" w:hAnsi="Times New Roman" w:eastAsia="仿宋_GB2312"/>
            <w:sz w:val="32"/>
            <w:szCs w:val="32"/>
          </w:rPr>
          <w:delText xml:space="preserve"> </w:delText>
        </w:r>
      </w:del>
      <w:del w:id="2703" w:author="格格 刘" w:date="2024-07-16T16:21:00Z">
        <w:r>
          <w:rPr>
            <w:rFonts w:ascii="Times New Roman" w:hAnsi="Times New Roman" w:eastAsia="方正仿宋_GBK"/>
            <w:sz w:val="32"/>
            <w:szCs w:val="32"/>
          </w:rPr>
          <w:delText>本章程的解释权属于本团体理事会。</w:delText>
        </w:r>
      </w:del>
    </w:p>
    <w:p w14:paraId="4D74693A">
      <w:pPr>
        <w:overflowPunct w:val="0"/>
        <w:adjustRightInd w:val="0"/>
        <w:snapToGrid w:val="0"/>
        <w:spacing w:line="600" w:lineRule="exact"/>
        <w:ind w:firstLine="640" w:firstLineChars="200"/>
        <w:rPr>
          <w:del w:id="2704" w:author="格格 刘" w:date="2024-07-16T16:21:00Z"/>
          <w:rFonts w:ascii="Times New Roman" w:hAnsi="Times New Roman" w:eastAsia="仿宋_GB2312"/>
          <w:sz w:val="32"/>
          <w:szCs w:val="32"/>
        </w:rPr>
      </w:pPr>
      <w:del w:id="2705" w:author="格格 刘" w:date="2024-07-16T16:21:00Z">
        <w:r>
          <w:rPr>
            <w:rFonts w:ascii="Times New Roman" w:hAnsi="Times New Roman" w:eastAsia="黑体"/>
            <w:sz w:val="32"/>
            <w:szCs w:val="32"/>
          </w:rPr>
          <w:delText>第六十六条</w:delText>
        </w:r>
      </w:del>
      <w:del w:id="2706" w:author="格格 刘" w:date="2024-07-16T16:21:00Z">
        <w:r>
          <w:rPr>
            <w:rFonts w:ascii="Times New Roman" w:hAnsi="Times New Roman" w:eastAsia="仿宋_GB2312"/>
            <w:sz w:val="32"/>
            <w:szCs w:val="32"/>
          </w:rPr>
          <w:delText xml:space="preserve"> </w:delText>
        </w:r>
      </w:del>
      <w:del w:id="2707" w:author="格格 刘" w:date="2024-07-16T16:21:00Z">
        <w:r>
          <w:rPr>
            <w:rFonts w:ascii="Times New Roman" w:hAnsi="Times New Roman" w:eastAsia="方正仿宋_GBK"/>
            <w:sz w:val="32"/>
            <w:szCs w:val="32"/>
          </w:rPr>
          <w:delText>本章程自登记管理机关核准之日起生效。</w:delText>
        </w:r>
      </w:del>
    </w:p>
    <w:p w14:paraId="40895035">
      <w:pPr>
        <w:overflowPunct w:val="0"/>
        <w:adjustRightInd w:val="0"/>
        <w:snapToGrid w:val="0"/>
        <w:spacing w:line="600" w:lineRule="exact"/>
        <w:ind w:firstLine="640" w:firstLineChars="200"/>
        <w:rPr>
          <w:del w:id="2708" w:author="格格 刘" w:date="2024-07-16T16:21:00Z"/>
          <w:rFonts w:ascii="Times New Roman" w:hAnsi="Times New Roman" w:eastAsia="仿宋_GB2312"/>
          <w:sz w:val="32"/>
          <w:szCs w:val="32"/>
        </w:rPr>
      </w:pPr>
    </w:p>
    <w:p w14:paraId="3DE5C3AC">
      <w:pPr>
        <w:overflowPunct w:val="0"/>
        <w:adjustRightInd w:val="0"/>
        <w:snapToGrid w:val="0"/>
        <w:spacing w:line="600" w:lineRule="exact"/>
        <w:ind w:firstLine="640" w:firstLineChars="200"/>
        <w:rPr>
          <w:del w:id="2709" w:author="格格 刘" w:date="2024-07-16T16:21:00Z"/>
          <w:rFonts w:ascii="Times New Roman" w:hAnsi="Times New Roman" w:eastAsia="仿宋_GB2312"/>
          <w:sz w:val="32"/>
          <w:szCs w:val="32"/>
        </w:rPr>
      </w:pPr>
    </w:p>
    <w:p w14:paraId="6CF610ED">
      <w:pPr>
        <w:overflowPunct w:val="0"/>
        <w:adjustRightInd w:val="0"/>
        <w:snapToGrid w:val="0"/>
        <w:spacing w:line="600" w:lineRule="exact"/>
        <w:ind w:firstLine="640" w:firstLineChars="200"/>
        <w:rPr>
          <w:del w:id="2710" w:author="格格 刘" w:date="2024-07-16T16:21:00Z"/>
          <w:rFonts w:ascii="Times New Roman" w:hAnsi="Times New Roman" w:eastAsia="仿宋_GB2312"/>
          <w:sz w:val="32"/>
          <w:szCs w:val="32"/>
        </w:rPr>
      </w:pPr>
    </w:p>
    <w:p w14:paraId="2F9ED501">
      <w:pPr>
        <w:tabs>
          <w:tab w:val="left" w:pos="567"/>
        </w:tabs>
        <w:spacing w:line="577" w:lineRule="exact"/>
        <w:jc w:val="left"/>
        <w:rPr>
          <w:del w:id="2711" w:author="格格 刘" w:date="2024-07-16T16:21:00Z"/>
          <w:rFonts w:ascii="方正仿宋_GBK" w:hAnsi="Times New Roman" w:eastAsia="方正仿宋_GBK"/>
          <w:sz w:val="32"/>
          <w:szCs w:val="32"/>
        </w:rPr>
      </w:pPr>
    </w:p>
    <w:p w14:paraId="44741B2B">
      <w:pPr>
        <w:tabs>
          <w:tab w:val="left" w:pos="567"/>
        </w:tabs>
        <w:spacing w:line="20" w:lineRule="exact"/>
        <w:jc w:val="left"/>
        <w:rPr>
          <w:rFonts w:ascii="方正仿宋_GBK" w:hAnsi="Times New Roman" w:eastAsia="方正仿宋_GBK"/>
          <w:sz w:val="32"/>
          <w:szCs w:val="32"/>
        </w:rPr>
      </w:pPr>
    </w:p>
    <w:sectPr>
      <w:headerReference r:id="rId7" w:type="first"/>
      <w:footerReference r:id="rId10" w:type="first"/>
      <w:headerReference r:id="rId5" w:type="default"/>
      <w:footerReference r:id="rId8" w:type="default"/>
      <w:headerReference r:id="rId6" w:type="even"/>
      <w:footerReference r:id="rId9" w:type="even"/>
      <w:pgSz w:w="11906" w:h="16838"/>
      <w:pgMar w:top="1417" w:right="1134" w:bottom="1417" w:left="1134" w:header="794" w:footer="1417"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翟靓雅" w:date="2024-07-17T09:09:00Z" w:initials="翟">
    <w:p w14:paraId="5F3F1AEB">
      <w:pPr>
        <w:pStyle w:val="2"/>
      </w:pPr>
      <w:r>
        <w:rPr>
          <w:rFonts w:hint="eastAsia"/>
        </w:rPr>
        <w:t>党建工作机构授权的属地党组织是指上级党组织，协会党支部是谁批复成立的，上级党组织就是谁。</w:t>
      </w:r>
    </w:p>
  </w:comment>
  <w:comment w:id="1" w:author="翟靓雅" w:date="2024-07-17T09:14:00Z" w:initials="翟">
    <w:p w14:paraId="423563C0">
      <w:pPr>
        <w:pStyle w:val="2"/>
      </w:pPr>
      <w:r>
        <w:rPr>
          <w:rFonts w:hint="eastAsia"/>
        </w:rPr>
        <w:t>原章程内相关内容为“采取多种形式组织和协助企业培训各类专业人才，提高行业技术、经营、管理人员的素质”。本届未涉及业务范围变更，请勿随意修改相关内容，且目前法人登记证书的业务范围中包含“培训”。</w:t>
      </w:r>
    </w:p>
  </w:comment>
  <w:comment w:id="2" w:author="翟靓雅" w:date="2024-07-17T09:20:00Z" w:initials="翟">
    <w:p w14:paraId="16FB019D">
      <w:pPr>
        <w:pStyle w:val="2"/>
      </w:pPr>
      <w:r>
        <w:rPr>
          <w:rFonts w:hint="eastAsia"/>
        </w:rPr>
        <w:t>会员大会制和会员代表大会制是二选一，不是并存。</w:t>
      </w:r>
    </w:p>
  </w:comment>
  <w:comment w:id="3" w:author="翟靓雅" w:date="2024-07-17T09:42:00Z" w:initials="翟">
    <w:p w14:paraId="1B8B704C">
      <w:pPr>
        <w:pStyle w:val="2"/>
      </w:pPr>
      <w:r>
        <w:rPr>
          <w:rFonts w:hint="eastAsia"/>
        </w:rPr>
        <w:t>负责人候选人建议名单中，秘书长为选举制。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3F1AEB" w15:done="0"/>
  <w15:commentEx w15:paraId="423563C0" w15:done="0"/>
  <w15:commentEx w15:paraId="16FB019D" w15:done="0"/>
  <w15:commentEx w15:paraId="1B8B704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楷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仿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0000000000000000000"/>
    <w:charset w:val="86"/>
    <w:family w:val="auto"/>
    <w:pitch w:val="default"/>
    <w:sig w:usb0="00000000" w:usb1="00000000" w:usb2="00000000" w:usb3="00000000" w:csb0="00040000" w:csb1="00000000"/>
  </w:font>
  <w:font w:name="方正小标宋_GBK">
    <w:altName w:val="微软雅黑"/>
    <w:panose1 w:val="00000000000000000000"/>
    <w:charset w:val="86"/>
    <w:family w:val="script"/>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1897F">
    <w:pPr>
      <w:pStyle w:val="4"/>
      <w:ind w:right="210" w:rightChars="100"/>
      <w:jc w:val="right"/>
      <w:rPr>
        <w:rFonts w:ascii="宋体" w:hAnsi="宋体"/>
        <w:sz w:val="28"/>
        <w:szCs w:val="28"/>
      </w:rPr>
    </w:pPr>
    <w:del w:id="1" w:author="彭姐江苏协会五月无锡展十月南京" w:date="2024-07-18T12:06:54Z">
      <w:r>
        <w:rPr>
          <w:rFonts w:hint="eastAsia" w:ascii="宋体" w:hAnsi="宋体"/>
          <w:sz w:val="28"/>
          <w:szCs w:val="28"/>
        </w:rPr>
        <w:delText xml:space="preserve">— </w:delText>
      </w:r>
    </w:del>
    <w:del w:id="2" w:author="彭姐江苏协会五月无锡展十月南京" w:date="2024-07-18T12:06:54Z">
      <w:r>
        <w:rPr>
          <w:rFonts w:ascii="宋体" w:hAnsi="宋体"/>
          <w:sz w:val="28"/>
          <w:szCs w:val="28"/>
        </w:rPr>
        <w:fldChar w:fldCharType="begin"/>
      </w:r>
    </w:del>
    <w:del w:id="3" w:author="彭姐江苏协会五月无锡展十月南京" w:date="2024-07-18T12:06:54Z">
      <w:r>
        <w:rPr>
          <w:rFonts w:ascii="宋体" w:hAnsi="宋体"/>
          <w:sz w:val="28"/>
          <w:szCs w:val="28"/>
        </w:rPr>
        <w:delInstrText xml:space="preserve">PAGE   \* MERGEFORMAT</w:delInstrText>
      </w:r>
    </w:del>
    <w:del w:id="4" w:author="彭姐江苏协会五月无锡展十月南京" w:date="2024-07-18T12:06:54Z">
      <w:r>
        <w:rPr>
          <w:rFonts w:ascii="宋体" w:hAnsi="宋体"/>
          <w:sz w:val="28"/>
          <w:szCs w:val="28"/>
        </w:rPr>
        <w:fldChar w:fldCharType="separate"/>
      </w:r>
    </w:del>
    <w:del w:id="5" w:author="彭姐江苏协会五月无锡展十月南京" w:date="2024-07-18T12:06:54Z">
      <w:r>
        <w:rPr>
          <w:rFonts w:ascii="宋体" w:hAnsi="宋体"/>
          <w:sz w:val="28"/>
          <w:szCs w:val="28"/>
          <w:lang w:val="zh-CN"/>
        </w:rPr>
        <w:delText>1</w:delText>
      </w:r>
    </w:del>
    <w:del w:id="6" w:author="彭姐江苏协会五月无锡展十月南京" w:date="2024-07-18T12:06:54Z">
      <w:r>
        <w:rPr>
          <w:rFonts w:ascii="宋体" w:hAnsi="宋体"/>
          <w:sz w:val="28"/>
          <w:szCs w:val="28"/>
        </w:rPr>
        <w:fldChar w:fldCharType="end"/>
      </w:r>
    </w:del>
    <w:del w:id="7" w:author="彭姐江苏协会五月无锡展十月南京" w:date="2024-07-18T12:06:54Z">
      <w:r>
        <w:rPr>
          <w:rFonts w:hint="eastAsia" w:ascii="宋体" w:hAnsi="宋体"/>
          <w:sz w:val="28"/>
          <w:szCs w:val="28"/>
        </w:rPr>
        <w:delText xml:space="preserve"> —</w:delText>
      </w:r>
    </w:del>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85026">
    <w:pPr>
      <w:pStyle w:val="4"/>
      <w:ind w:left="210" w:leftChars="100"/>
      <w:rPr>
        <w:rFonts w:ascii="宋体" w:hAnsi="宋体"/>
        <w:sz w:val="28"/>
        <w:szCs w:val="28"/>
      </w:rPr>
    </w:pPr>
    <w:del w:id="8" w:author="彭姐江苏协会五月无锡展十月南京" w:date="2024-07-18T12:06:28Z">
      <w:r>
        <w:rPr>
          <w:rFonts w:hint="eastAsia" w:ascii="宋体" w:hAnsi="宋体"/>
          <w:sz w:val="28"/>
          <w:szCs w:val="28"/>
        </w:rPr>
        <w:delText xml:space="preserve">— </w:delText>
      </w:r>
    </w:del>
    <w:del w:id="9" w:author="彭姐江苏协会五月无锡展十月南京" w:date="2024-07-18T12:06:28Z">
      <w:r>
        <w:rPr>
          <w:rFonts w:ascii="宋体" w:hAnsi="宋体"/>
          <w:sz w:val="28"/>
          <w:szCs w:val="28"/>
        </w:rPr>
        <w:fldChar w:fldCharType="begin"/>
      </w:r>
    </w:del>
    <w:del w:id="10" w:author="彭姐江苏协会五月无锡展十月南京" w:date="2024-07-18T12:06:28Z">
      <w:r>
        <w:rPr>
          <w:rFonts w:ascii="宋体" w:hAnsi="宋体"/>
          <w:sz w:val="28"/>
          <w:szCs w:val="28"/>
        </w:rPr>
        <w:delInstrText xml:space="preserve">PAGE   \* MERGEFORMAT</w:delInstrText>
      </w:r>
    </w:del>
    <w:del w:id="11" w:author="彭姐江苏协会五月无锡展十月南京" w:date="2024-07-18T12:06:28Z">
      <w:r>
        <w:rPr>
          <w:rFonts w:ascii="宋体" w:hAnsi="宋体"/>
          <w:sz w:val="28"/>
          <w:szCs w:val="28"/>
        </w:rPr>
        <w:fldChar w:fldCharType="separate"/>
      </w:r>
    </w:del>
    <w:del w:id="12" w:author="彭姐江苏协会五月无锡展十月南京" w:date="2024-07-18T12:06:28Z">
      <w:r>
        <w:rPr>
          <w:rFonts w:ascii="宋体" w:hAnsi="宋体"/>
          <w:sz w:val="28"/>
          <w:szCs w:val="28"/>
          <w:lang w:val="zh-CN"/>
        </w:rPr>
        <w:delText>2</w:delText>
      </w:r>
    </w:del>
    <w:del w:id="13" w:author="彭姐江苏协会五月无锡展十月南京" w:date="2024-07-18T12:06:28Z">
      <w:r>
        <w:rPr>
          <w:rFonts w:ascii="宋体" w:hAnsi="宋体"/>
          <w:sz w:val="28"/>
          <w:szCs w:val="28"/>
        </w:rPr>
        <w:fldChar w:fldCharType="end"/>
      </w:r>
    </w:del>
    <w:del w:id="14" w:author="彭姐江苏协会五月无锡展十月南京" w:date="2024-07-18T12:06:28Z">
      <w:r>
        <w:rPr>
          <w:rFonts w:hint="eastAsia" w:ascii="宋体" w:hAnsi="宋体"/>
          <w:sz w:val="28"/>
          <w:szCs w:val="28"/>
        </w:rPr>
        <w:delText xml:space="preserve"> —</w:delText>
      </w:r>
    </w:del>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79CA2">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8DAB5">
    <w:pPr>
      <w:pStyle w:val="5"/>
      <w:pBdr>
        <w:bottom w:val="none" w:color="auto" w:sz="0" w:space="1"/>
      </w:pBdr>
      <w:jc w:val="both"/>
      <w:pPrChange w:id="0" w:author="彭姐江苏协会五月无锡展十月南京" w:date="2024-07-18T12:07:22Z">
        <w:pPr>
          <w:pStyle w:val="5"/>
        </w:pPr>
      </w:pPrChang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84F95">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FD507">
    <w:pPr>
      <w:pStyle w:val="5"/>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格格 刘">
    <w15:presenceInfo w15:providerId="Windows Live" w15:userId="82831ed433d6840b"/>
  </w15:person>
  <w15:person w15:author="彭姐江苏协会五月无锡展十月南京">
    <w15:presenceInfo w15:providerId="WPS Office" w15:userId="742386363"/>
  </w15:person>
  <w15:person w15:author="翟靓雅">
    <w15:presenceInfo w15:providerId="None" w15:userId="翟靓雅"/>
  </w15:person>
  <w15:person w15:author="宜兴市老年书画协会(已注销)">
    <w15:presenceInfo w15:providerId="None" w15:userId="宜兴市老年书画协会(已注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trackRevisions w:val="1"/>
  <w:documentProtection w:edit="trackedChanges" w:enforcement="1" w:cryptProviderType="rsaFull" w:cryptAlgorithmClass="hash" w:cryptAlgorithmType="typeAny" w:cryptAlgorithmSid="4" w:cryptSpinCount="0" w:hash="KFHFldw83CD9Jm8+4Yd6zpasrUA=" w:salt="Fy6opUWhnUL6lFHH70pSfw=="/>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A5ZjE1ZTUyN2QzOTkwZDExMGJkYzZmZTk5ZTgxZTAifQ=="/>
  </w:docVars>
  <w:rsids>
    <w:rsidRoot w:val="00757440"/>
    <w:rsid w:val="0004744F"/>
    <w:rsid w:val="000A4DDD"/>
    <w:rsid w:val="00105592"/>
    <w:rsid w:val="00154C4E"/>
    <w:rsid w:val="001C33FB"/>
    <w:rsid w:val="001D16B6"/>
    <w:rsid w:val="002310ED"/>
    <w:rsid w:val="00251B02"/>
    <w:rsid w:val="00271C57"/>
    <w:rsid w:val="002802D4"/>
    <w:rsid w:val="002B3D76"/>
    <w:rsid w:val="002E5AD1"/>
    <w:rsid w:val="0039389B"/>
    <w:rsid w:val="003E063C"/>
    <w:rsid w:val="00441F81"/>
    <w:rsid w:val="004F5AE5"/>
    <w:rsid w:val="00547364"/>
    <w:rsid w:val="005E61F2"/>
    <w:rsid w:val="00615274"/>
    <w:rsid w:val="00643015"/>
    <w:rsid w:val="006504AD"/>
    <w:rsid w:val="00670784"/>
    <w:rsid w:val="006911FD"/>
    <w:rsid w:val="006A0EE7"/>
    <w:rsid w:val="006E7D00"/>
    <w:rsid w:val="00757440"/>
    <w:rsid w:val="007D5322"/>
    <w:rsid w:val="008A2B64"/>
    <w:rsid w:val="009701D0"/>
    <w:rsid w:val="0099678C"/>
    <w:rsid w:val="009C3419"/>
    <w:rsid w:val="00A46775"/>
    <w:rsid w:val="00AF61A7"/>
    <w:rsid w:val="00BA5195"/>
    <w:rsid w:val="00BB4814"/>
    <w:rsid w:val="00BF5EA4"/>
    <w:rsid w:val="00C01A4F"/>
    <w:rsid w:val="00C74E14"/>
    <w:rsid w:val="00CD04DF"/>
    <w:rsid w:val="00DD10C4"/>
    <w:rsid w:val="00E26CCB"/>
    <w:rsid w:val="00E3051F"/>
    <w:rsid w:val="00ED56DE"/>
    <w:rsid w:val="00F56C7E"/>
    <w:rsid w:val="00F73056"/>
    <w:rsid w:val="00F90055"/>
    <w:rsid w:val="02430B45"/>
    <w:rsid w:val="02816D0C"/>
    <w:rsid w:val="05E11060"/>
    <w:rsid w:val="07313D23"/>
    <w:rsid w:val="0F363288"/>
    <w:rsid w:val="19CC0BEA"/>
    <w:rsid w:val="1B2031F3"/>
    <w:rsid w:val="1F854242"/>
    <w:rsid w:val="219224CC"/>
    <w:rsid w:val="239A6ECF"/>
    <w:rsid w:val="2BEF10A5"/>
    <w:rsid w:val="37F958FC"/>
    <w:rsid w:val="395874D4"/>
    <w:rsid w:val="45D756B7"/>
    <w:rsid w:val="466D5B1B"/>
    <w:rsid w:val="4B3930B9"/>
    <w:rsid w:val="4FFE5578"/>
    <w:rsid w:val="55384960"/>
    <w:rsid w:val="5A3F50EE"/>
    <w:rsid w:val="62966018"/>
    <w:rsid w:val="6FD732AC"/>
    <w:rsid w:val="6FF164BC"/>
    <w:rsid w:val="740437C6"/>
    <w:rsid w:val="742262E4"/>
    <w:rsid w:val="74290EEC"/>
    <w:rsid w:val="7C114836"/>
    <w:rsid w:val="FECF4763"/>
    <w:rsid w:val="FFB75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alloon Text"/>
    <w:basedOn w:val="1"/>
    <w:link w:val="12"/>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qFormat/>
    <w:uiPriority w:val="99"/>
    <w:pPr>
      <w:widowControl w:val="0"/>
      <w:jc w:val="both"/>
    </w:pPr>
    <w:rPr>
      <w:rFonts w:ascii="Calibri" w:hAnsi="Calibri" w:eastAsia="宋体" w:cs="黑体"/>
      <w:kern w:val="2"/>
      <w:sz w:val="24"/>
      <w:szCs w:val="22"/>
      <w:lang w:val="en-US" w:eastAsia="zh-CN" w:bidi="ar-SA"/>
    </w:rPr>
  </w:style>
  <w:style w:type="table" w:styleId="8">
    <w:name w:val="Table Grid"/>
    <w:basedOn w:val="7"/>
    <w:qFormat/>
    <w:uiPriority w:val="0"/>
    <w:pPr>
      <w:widowControl w:val="0"/>
      <w:autoSpaceDE w:val="0"/>
      <w:autoSpaceDN w:val="0"/>
      <w:snapToGrid w:val="0"/>
      <w:spacing w:line="590" w:lineRule="atLeast"/>
      <w:ind w:firstLine="624"/>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rPr>
  </w:style>
  <w:style w:type="character" w:styleId="11">
    <w:name w:val="annotation reference"/>
    <w:basedOn w:val="9"/>
    <w:semiHidden/>
    <w:unhideWhenUsed/>
    <w:qFormat/>
    <w:uiPriority w:val="99"/>
    <w:rPr>
      <w:sz w:val="21"/>
      <w:szCs w:val="21"/>
    </w:rPr>
  </w:style>
  <w:style w:type="character" w:customStyle="1" w:styleId="12">
    <w:name w:val="批注框文本 字符"/>
    <w:link w:val="3"/>
    <w:semiHidden/>
    <w:qFormat/>
    <w:uiPriority w:val="99"/>
    <w:rPr>
      <w:kern w:val="2"/>
      <w:sz w:val="18"/>
      <w:szCs w:val="18"/>
    </w:rPr>
  </w:style>
  <w:style w:type="character" w:customStyle="1" w:styleId="13">
    <w:name w:val="页眉 字符"/>
    <w:link w:val="5"/>
    <w:qFormat/>
    <w:uiPriority w:val="99"/>
    <w:rPr>
      <w:kern w:val="2"/>
      <w:sz w:val="18"/>
      <w:szCs w:val="18"/>
    </w:rPr>
  </w:style>
  <w:style w:type="character" w:customStyle="1" w:styleId="14">
    <w:name w:val="页脚 字符"/>
    <w:link w:val="4"/>
    <w:qFormat/>
    <w:uiPriority w:val="99"/>
    <w:rPr>
      <w:kern w:val="2"/>
      <w:sz w:val="18"/>
      <w:szCs w:val="18"/>
    </w:rPr>
  </w:style>
  <w:style w:type="paragraph" w:customStyle="1" w:styleId="15">
    <w:name w:val="列出段落1"/>
    <w:qFormat/>
    <w:uiPriority w:val="0"/>
    <w:pPr>
      <w:widowControl w:val="0"/>
      <w:ind w:firstLine="420" w:firstLineChars="200"/>
      <w:jc w:val="both"/>
    </w:pPr>
    <w:rPr>
      <w:rFonts w:ascii="Calibri" w:hAnsi="Calibri" w:eastAsia="宋体" w:cs="黑体"/>
      <w:kern w:val="2"/>
      <w:sz w:val="21"/>
      <w:szCs w:val="22"/>
      <w:lang w:val="en-US" w:eastAsia="zh-CN" w:bidi="ar-SA"/>
    </w:rPr>
  </w:style>
  <w:style w:type="paragraph" w:customStyle="1" w:styleId="16">
    <w:name w:val="修订1"/>
    <w:hidden/>
    <w:unhideWhenUsed/>
    <w:qFormat/>
    <w:uiPriority w:val="99"/>
    <w:rPr>
      <w:rFonts w:ascii="Calibri" w:hAnsi="Calibri" w:eastAsia="宋体" w:cs="Times New Roman"/>
      <w:kern w:val="2"/>
      <w:sz w:val="21"/>
      <w:szCs w:val="22"/>
      <w:lang w:val="en-US" w:eastAsia="zh-CN" w:bidi="ar-SA"/>
    </w:rPr>
  </w:style>
  <w:style w:type="character" w:customStyle="1" w:styleId="17">
    <w:name w:val="10"/>
    <w:basedOn w:val="9"/>
    <w:qFormat/>
    <w:uiPriority w:val="0"/>
    <w:rPr>
      <w:rFonts w:hint="default" w:ascii="Calibri" w:hAnsi="Calibri" w:cs="Calibri"/>
    </w:rPr>
  </w:style>
  <w:style w:type="character" w:customStyle="1" w:styleId="18">
    <w:name w:val="15"/>
    <w:basedOn w:val="9"/>
    <w:qFormat/>
    <w:uiPriority w:val="0"/>
    <w:rPr>
      <w:rFonts w:hint="default" w:ascii="Calibri" w:hAnsi="Calibri" w:cs="Calibri"/>
      <w:b/>
    </w:rPr>
  </w:style>
  <w:style w:type="paragraph" w:customStyle="1" w:styleId="19">
    <w:name w:val="Revision"/>
    <w:hidden/>
    <w:unhideWhenUsed/>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E5F61-D6E0-4C00-93A6-6EC18D0274EA}">
  <ds:schemaRefs/>
</ds:datastoreItem>
</file>

<file path=docProps/app.xml><?xml version="1.0" encoding="utf-8"?>
<Properties xmlns="http://schemas.openxmlformats.org/officeDocument/2006/extended-properties" xmlns:vt="http://schemas.openxmlformats.org/officeDocument/2006/docPropsVTypes">
  <Template>Normal</Template>
  <Pages>12</Pages>
  <Words>539</Words>
  <Characters>582</Characters>
  <Lines>110</Lines>
  <Paragraphs>31</Paragraphs>
  <TotalTime>23</TotalTime>
  <ScaleCrop>false</ScaleCrop>
  <LinksUpToDate>false</LinksUpToDate>
  <CharactersWithSpaces>615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2024-01-08T01:15:00Z</dcterms:created>
  <dc:creator>唐凡</dc:creator>
  <cp:lastModifiedBy>江苏协会杨大师</cp:lastModifiedBy>
  <cp:lastPrinted>2024-07-18T04:01:00Z</cp:lastPrinted>
  <dcterms:modified xsi:type="dcterms:W3CDTF">2025-04-08T05:13:41Z</dcterms:modified>
  <dc:title>江苏省民政厅文件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AD96DDB129F54D4F89384E4E47D598DD_13</vt:lpwstr>
  </property>
  <property fmtid="{D5CDD505-2E9C-101B-9397-08002B2CF9AE}" pid="4" name="KSOTemplateDocerSaveRecord">
    <vt:lpwstr>eyJoZGlkIjoiMDA5ZjE1ZTUyN2QzOTkwZDExMGJkYzZmZTk5ZTgxZTAiLCJ1c2VySWQiOiIzNzMyMzA4NjIifQ==</vt:lpwstr>
  </property>
</Properties>
</file>